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8F6" w14:textId="77777777" w:rsidR="006D0154" w:rsidRDefault="00A34D33" w:rsidP="00B671D9">
      <w:pPr>
        <w:ind w:left="-1080"/>
      </w:pPr>
      <w:r>
        <w:rPr>
          <w:noProof/>
        </w:rPr>
        <mc:AlternateContent>
          <mc:Choice Requires="wps">
            <w:drawing>
              <wp:anchor distT="45720" distB="45720" distL="114300" distR="114300" simplePos="0" relativeHeight="251658246" behindDoc="0" locked="1" layoutInCell="1" allowOverlap="1" wp14:anchorId="10D23F52" wp14:editId="6CD3F697">
                <wp:simplePos x="0" y="0"/>
                <wp:positionH relativeFrom="column">
                  <wp:posOffset>-1905</wp:posOffset>
                </wp:positionH>
                <wp:positionV relativeFrom="page">
                  <wp:posOffset>1717675</wp:posOffset>
                </wp:positionV>
                <wp:extent cx="4341495" cy="2166620"/>
                <wp:effectExtent l="0" t="0" r="190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495" cy="2166620"/>
                        </a:xfrm>
                        <a:prstGeom prst="rect">
                          <a:avLst/>
                        </a:prstGeom>
                        <a:noFill/>
                        <a:ln w="9525">
                          <a:noFill/>
                          <a:miter lim="800000"/>
                          <a:headEnd/>
                          <a:tailEnd/>
                        </a:ln>
                      </wps:spPr>
                      <wps:txbx>
                        <w:txbxContent>
                          <w:bookmarkStart w:id="0" w:name="_Toc505752488" w:displacedByCustomXml="next"/>
                          <w:bookmarkStart w:id="1" w:name="_Toc505752868" w:displacedByCustomXml="next"/>
                          <w:bookmarkStart w:id="2" w:name="_Toc505249589" w:displacedByCustomXml="next"/>
                          <w:sdt>
                            <w:sdtPr>
                              <w:rPr>
                                <w:rStyle w:val="CS-CoverTitleChar"/>
                                <w:sz w:val="64"/>
                                <w:szCs w:val="64"/>
                              </w:rPr>
                              <w:alias w:val="Title"/>
                              <w:tag w:val="Title"/>
                              <w:id w:val="946657724"/>
                              <w:lock w:val="sdtLocked"/>
                              <w:placeholder>
                                <w:docPart w:val="CFD57EAC65D94FE0BEADF686EBCDF49C"/>
                              </w:placeholder>
                              <w:dataBinding w:prefixMappings="xmlns:ns0='http://purl.org/dc/elements/1.1/' xmlns:ns1='http://schemas.openxmlformats.org/package/2006/metadata/core-properties' " w:xpath="/ns1:coreProperties[1]/ns0:title[1]" w:storeItemID="{6C3C8BC8-F283-45AE-878A-BAB7291924A1}"/>
                              <w:text w:multiLine="1"/>
                            </w:sdtPr>
                            <w:sdtEndPr>
                              <w:rPr>
                                <w:rStyle w:val="CS-CoverTitleChar"/>
                              </w:rPr>
                            </w:sdtEndPr>
                            <w:sdtContent>
                              <w:p w14:paraId="300C12D4" w14:textId="77777777" w:rsidR="0054450B" w:rsidRPr="00B671D9" w:rsidRDefault="0054450B" w:rsidP="00503D66">
                                <w:pPr>
                                  <w:pStyle w:val="CS-CoverTitle"/>
                                  <w:rPr>
                                    <w:rStyle w:val="CS-InstructionsChar"/>
                                    <w:color w:val="002D62"/>
                                    <w:sz w:val="64"/>
                                    <w:szCs w:val="64"/>
                                  </w:rPr>
                                </w:pPr>
                                <w:r w:rsidRPr="00B671D9">
                                  <w:rPr>
                                    <w:rStyle w:val="CS-CoverTitleChar"/>
                                    <w:sz w:val="64"/>
                                    <w:szCs w:val="64"/>
                                  </w:rPr>
                                  <w:t>Functional Design</w:t>
                                </w:r>
                              </w:p>
                            </w:sdtContent>
                          </w:sdt>
                          <w:p w14:paraId="5A3B0B2F" w14:textId="39DAF0DC" w:rsidR="0054450B" w:rsidRPr="004D3430" w:rsidRDefault="00AF24A4" w:rsidP="00BE3946">
                            <w:pPr>
                              <w:pStyle w:val="CS-Instructions"/>
                              <w:rPr>
                                <w:color w:val="6D6E71"/>
                              </w:rPr>
                            </w:pPr>
                            <w:sdt>
                              <w:sdtPr>
                                <w:rPr>
                                  <w:rFonts w:ascii="Arial" w:hAnsi="Arial"/>
                                </w:rPr>
                                <w:alias w:val="Subtitle"/>
                                <w:tag w:val="Subtitle"/>
                                <w:id w:val="2058350639"/>
                                <w:lock w:val="sdtLocked"/>
                                <w:placeholder>
                                  <w:docPart w:val="F2877F0FFC1F454E82B529271E7ED17D"/>
                                </w:placeholder>
                                <w:text w:multiLine="1"/>
                              </w:sdtPr>
                              <w:sdtEndPr/>
                              <w:sdtContent>
                                <w:r w:rsidR="004B6272">
                                  <w:rPr>
                                    <w:rFonts w:ascii="Arial" w:hAnsi="Arial"/>
                                  </w:rPr>
                                  <w:t xml:space="preserve">Mandatory </w:t>
                                </w:r>
                                <w:r w:rsidR="00301F5E">
                                  <w:rPr>
                                    <w:rFonts w:ascii="Arial" w:hAnsi="Arial"/>
                                  </w:rPr>
                                  <w:t>Market Sectors</w:t>
                                </w:r>
                                <w:r w:rsidR="00F64786">
                                  <w:rPr>
                                    <w:rFonts w:ascii="Arial" w:hAnsi="Arial"/>
                                  </w:rPr>
                                  <w:t xml:space="preserve">, Departments, and Locations </w:t>
                                </w:r>
                                <w:r w:rsidR="00B242FD">
                                  <w:rPr>
                                    <w:rFonts w:ascii="Arial" w:hAnsi="Arial"/>
                                  </w:rPr>
                                  <w:t xml:space="preserve">Based </w:t>
                                </w:r>
                                <w:r w:rsidR="00F64786">
                                  <w:rPr>
                                    <w:rFonts w:ascii="Arial" w:hAnsi="Arial"/>
                                  </w:rPr>
                                  <w:t xml:space="preserve">on </w:t>
                                </w:r>
                                <w:r w:rsidR="00301F5E">
                                  <w:rPr>
                                    <w:rFonts w:ascii="Arial" w:hAnsi="Arial"/>
                                  </w:rPr>
                                  <w:t>GL Account</w:t>
                                </w:r>
                              </w:sdtContent>
                            </w:sdt>
                            <w:bookmarkEnd w:id="2"/>
                            <w:bookmarkEnd w:id="1"/>
                            <w:bookmarkEnd w:id="0"/>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10D23F52" id="_x0000_t202" coordsize="21600,21600" o:spt="202" path="m,l,21600r21600,l21600,xe">
                <v:stroke joinstyle="miter"/>
                <v:path gradientshapeok="t" o:connecttype="rect"/>
              </v:shapetype>
              <v:shape id="Text Box 2" o:spid="_x0000_s1026" type="#_x0000_t202" style="position:absolute;left:0;text-align:left;margin-left:-.15pt;margin-top:135.25pt;width:341.85pt;height:170.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" filled="f" stroked="f">
                <v:textbox style="mso-fit-shape-to-text:t" inset="0,0,0,0">
                  <w:txbxContent>
                    <w:bookmarkStart w:id="3" w:name="_Toc505752488" w:displacedByCustomXml="next"/>
                    <w:bookmarkStart w:id="4" w:name="_Toc505752868" w:displacedByCustomXml="next"/>
                    <w:bookmarkStart w:id="5" w:name="_Toc505249589" w:displacedByCustomXml="next"/>
                    <w:sdt>
                      <w:sdtPr>
                        <w:rPr>
                          <w:rStyle w:val="CS-CoverTitleChar"/>
                          <w:sz w:val="64"/>
                          <w:szCs w:val="64"/>
                        </w:rPr>
                        <w:alias w:val="Title"/>
                        <w:tag w:val="Title"/>
                        <w:id w:val="946657724"/>
                        <w:lock w:val="sdtLocked"/>
                        <w:placeholder>
                          <w:docPart w:val="CFD57EAC65D94FE0BEADF686EBCDF49C"/>
                        </w:placeholder>
                        <w:dataBinding w:prefixMappings="xmlns:ns0='http://purl.org/dc/elements/1.1/' xmlns:ns1='http://schemas.openxmlformats.org/package/2006/metadata/core-properties' " w:xpath="/ns1:coreProperties[1]/ns0:title[1]" w:storeItemID="{6C3C8BC8-F283-45AE-878A-BAB7291924A1}"/>
                        <w:text w:multiLine="1"/>
                      </w:sdtPr>
                      <w:sdtEndPr>
                        <w:rPr>
                          <w:rStyle w:val="CS-CoverTitleChar"/>
                        </w:rPr>
                      </w:sdtEndPr>
                      <w:sdtContent>
                        <w:p w14:paraId="300C12D4" w14:textId="77777777" w:rsidR="0054450B" w:rsidRPr="00B671D9" w:rsidRDefault="0054450B" w:rsidP="00503D66">
                          <w:pPr>
                            <w:pStyle w:val="CS-CoverTitle"/>
                            <w:rPr>
                              <w:rStyle w:val="CS-InstructionsChar"/>
                              <w:color w:val="002D62"/>
                              <w:sz w:val="64"/>
                              <w:szCs w:val="64"/>
                            </w:rPr>
                          </w:pPr>
                          <w:r w:rsidRPr="00B671D9">
                            <w:rPr>
                              <w:rStyle w:val="CS-CoverTitleChar"/>
                              <w:sz w:val="64"/>
                              <w:szCs w:val="64"/>
                            </w:rPr>
                            <w:t>Functional Design</w:t>
                          </w:r>
                        </w:p>
                      </w:sdtContent>
                    </w:sdt>
                    <w:p w14:paraId="5A3B0B2F" w14:textId="39DAF0DC" w:rsidR="0054450B" w:rsidRPr="004D3430" w:rsidRDefault="00AF24A4" w:rsidP="00BE3946">
                      <w:pPr>
                        <w:pStyle w:val="CS-Instructions"/>
                        <w:rPr>
                          <w:color w:val="6D6E71"/>
                        </w:rPr>
                      </w:pPr>
                      <w:sdt>
                        <w:sdtPr>
                          <w:rPr>
                            <w:rFonts w:ascii="Arial" w:hAnsi="Arial"/>
                          </w:rPr>
                          <w:alias w:val="Subtitle"/>
                          <w:tag w:val="Subtitle"/>
                          <w:id w:val="2058350639"/>
                          <w:lock w:val="sdtLocked"/>
                          <w:placeholder>
                            <w:docPart w:val="F2877F0FFC1F454E82B529271E7ED17D"/>
                          </w:placeholder>
                          <w:text w:multiLine="1"/>
                        </w:sdtPr>
                        <w:sdtEndPr/>
                        <w:sdtContent>
                          <w:r w:rsidR="004B6272">
                            <w:rPr>
                              <w:rFonts w:ascii="Arial" w:hAnsi="Arial"/>
                            </w:rPr>
                            <w:t xml:space="preserve">Mandatory </w:t>
                          </w:r>
                          <w:r w:rsidR="00301F5E">
                            <w:rPr>
                              <w:rFonts w:ascii="Arial" w:hAnsi="Arial"/>
                            </w:rPr>
                            <w:t>Market Sectors</w:t>
                          </w:r>
                          <w:r w:rsidR="00F64786">
                            <w:rPr>
                              <w:rFonts w:ascii="Arial" w:hAnsi="Arial"/>
                            </w:rPr>
                            <w:t xml:space="preserve">, Departments, and Locations </w:t>
                          </w:r>
                          <w:r w:rsidR="00B242FD">
                            <w:rPr>
                              <w:rFonts w:ascii="Arial" w:hAnsi="Arial"/>
                            </w:rPr>
                            <w:t xml:space="preserve">Based </w:t>
                          </w:r>
                          <w:r w:rsidR="00F64786">
                            <w:rPr>
                              <w:rFonts w:ascii="Arial" w:hAnsi="Arial"/>
                            </w:rPr>
                            <w:t xml:space="preserve">on </w:t>
                          </w:r>
                          <w:r w:rsidR="00301F5E">
                            <w:rPr>
                              <w:rFonts w:ascii="Arial" w:hAnsi="Arial"/>
                            </w:rPr>
                            <w:t>GL Account</w:t>
                          </w:r>
                        </w:sdtContent>
                      </w:sdt>
                      <w:bookmarkEnd w:id="5"/>
                      <w:bookmarkEnd w:id="4"/>
                      <w:bookmarkEnd w:id="3"/>
                    </w:p>
                  </w:txbxContent>
                </v:textbox>
                <w10:wrap anchory="page"/>
                <w10:anchorlock/>
              </v:shape>
            </w:pict>
          </mc:Fallback>
        </mc:AlternateContent>
      </w:r>
    </w:p>
    <w:tbl>
      <w:tblPr>
        <w:tblStyle w:val="TableGridLight"/>
        <w:tblpPr w:vertAnchor="page" w:horzAnchor="page" w:tblpX="5581" w:tblpY="93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616"/>
      </w:tblGrid>
      <w:tr w:rsidR="00E44697" w14:paraId="616347CA" w14:textId="77777777" w:rsidTr="006B2CEE">
        <w:tc>
          <w:tcPr>
            <w:tcW w:w="0" w:type="auto"/>
          </w:tcPr>
          <w:p w14:paraId="5BEAFFC6" w14:textId="77777777" w:rsidR="00E44697" w:rsidRPr="00D04647" w:rsidRDefault="00FC3A6C" w:rsidP="006B2CEE">
            <w:pPr>
              <w:jc w:val="right"/>
              <w:rPr>
                <w:color w:val="FFFFFF" w:themeColor="background1"/>
                <w14:textFill>
                  <w14:noFill/>
                </w14:textFill>
              </w:rPr>
            </w:pPr>
            <w:r w:rsidRPr="00E9121D">
              <w:rPr>
                <w:noProof/>
                <w:color w:val="FFFFFF" w:themeColor="background1"/>
                <w14:textFill>
                  <w14:noFill/>
                </w14:textFill>
              </w:rPr>
              <w:drawing>
                <wp:inline distT="0" distB="0" distL="0" distR="0" wp14:anchorId="1AA7FBD7" wp14:editId="397519AF">
                  <wp:extent cx="3422650" cy="308935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owe cover image_empty.png"/>
                          <pic:cNvPicPr/>
                        </pic:nvPicPr>
                        <pic:blipFill>
                          <a:blip r:embed="rId12"/>
                          <a:stretch>
                            <a:fillRect/>
                          </a:stretch>
                        </pic:blipFill>
                        <pic:spPr>
                          <a:xfrm>
                            <a:off x="0" y="0"/>
                            <a:ext cx="3422650" cy="3089358"/>
                          </a:xfrm>
                          <a:prstGeom prst="rect">
                            <a:avLst/>
                          </a:prstGeom>
                        </pic:spPr>
                      </pic:pic>
                    </a:graphicData>
                  </a:graphic>
                </wp:inline>
              </w:drawing>
            </w:r>
          </w:p>
        </w:tc>
      </w:tr>
    </w:tbl>
    <w:p w14:paraId="38C5E9B3" w14:textId="77777777" w:rsidR="007007B6" w:rsidRDefault="00D04647" w:rsidP="00AC3613">
      <w:pPr>
        <w:pStyle w:val="Header"/>
        <w:tabs>
          <w:tab w:val="clear" w:pos="4680"/>
          <w:tab w:val="clear" w:pos="9360"/>
        </w:tabs>
      </w:pPr>
      <w:r>
        <w:t xml:space="preserve"> </w:t>
      </w:r>
      <w:r w:rsidR="007007B6">
        <w:br w:type="page"/>
      </w:r>
    </w:p>
    <w:p w14:paraId="1BA33F49" w14:textId="08793B45" w:rsidR="0046670F" w:rsidRDefault="0046670F" w:rsidP="009B4D97">
      <w:pPr>
        <w:pStyle w:val="Header"/>
        <w:tabs>
          <w:tab w:val="clear" w:pos="4680"/>
          <w:tab w:val="clear" w:pos="9360"/>
        </w:tabs>
        <w:rPr>
          <w:noProof/>
        </w:rPr>
      </w:pPr>
      <w:r w:rsidRPr="0046670F">
        <w:rPr>
          <w:noProof/>
        </w:rPr>
        <w:lastRenderedPageBreak/>
        <mc:AlternateContent>
          <mc:Choice Requires="wps">
            <w:drawing>
              <wp:anchor distT="0" distB="0" distL="114300" distR="114300" simplePos="0" relativeHeight="251658242" behindDoc="0" locked="1" layoutInCell="1" allowOverlap="1" wp14:anchorId="5C67195A" wp14:editId="7A44762C">
                <wp:simplePos x="0" y="0"/>
                <wp:positionH relativeFrom="column">
                  <wp:posOffset>-635</wp:posOffset>
                </wp:positionH>
                <wp:positionV relativeFrom="page">
                  <wp:posOffset>975360</wp:posOffset>
                </wp:positionV>
                <wp:extent cx="5027295" cy="337820"/>
                <wp:effectExtent l="0" t="0" r="1905" b="5080"/>
                <wp:wrapNone/>
                <wp:docPr id="15" name="Text Box 15"/>
                <wp:cNvGraphicFramePr/>
                <a:graphic xmlns:a="http://schemas.openxmlformats.org/drawingml/2006/main">
                  <a:graphicData uri="http://schemas.microsoft.com/office/word/2010/wordprocessingShape">
                    <wps:wsp>
                      <wps:cNvSpPr txBox="1"/>
                      <wps:spPr>
                        <a:xfrm>
                          <a:off x="0" y="0"/>
                          <a:ext cx="5027295" cy="337820"/>
                        </a:xfrm>
                        <a:prstGeom prst="rect">
                          <a:avLst/>
                        </a:prstGeom>
                        <a:noFill/>
                        <a:ln w="6350">
                          <a:noFill/>
                        </a:ln>
                      </wps:spPr>
                      <wps:txbx>
                        <w:txbxContent>
                          <w:p w14:paraId="08EA8320" w14:textId="77777777" w:rsidR="0054450B" w:rsidRPr="007855DF" w:rsidRDefault="0054450B" w:rsidP="00404CBB">
                            <w:pPr>
                              <w:pStyle w:val="Heading1"/>
                              <w:numPr>
                                <w:ilvl w:val="0"/>
                                <w:numId w:val="0"/>
                              </w:numPr>
                              <w:ind w:left="360" w:hanging="360"/>
                            </w:pPr>
                            <w:bookmarkStart w:id="6" w:name="_Toc528665925"/>
                            <w:bookmarkStart w:id="7" w:name="_Toc218782205"/>
                            <w:r w:rsidRPr="00C13348">
                              <w:t>Document</w:t>
                            </w:r>
                            <w:r>
                              <w:t xml:space="preserve"> Owners</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7195A" id="Text Box 15" o:spid="_x0000_s1027" type="#_x0000_t202" style="position:absolute;margin-left:-.05pt;margin-top:76.8pt;width:395.85pt;height:2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" filled="f" stroked="f" strokeweight=".5pt">
                <v:textbox inset="0,0,0,0">
                  <w:txbxContent>
                    <w:p w14:paraId="08EA8320" w14:textId="77777777" w:rsidR="0054450B" w:rsidRPr="007855DF" w:rsidRDefault="0054450B" w:rsidP="00404CBB">
                      <w:pPr>
                        <w:pStyle w:val="Heading1"/>
                        <w:numPr>
                          <w:ilvl w:val="0"/>
                          <w:numId w:val="0"/>
                        </w:numPr>
                        <w:ind w:left="360" w:hanging="360"/>
                      </w:pPr>
                      <w:bookmarkStart w:id="8" w:name="_Toc528665925"/>
                      <w:bookmarkStart w:id="9" w:name="_Toc218782205"/>
                      <w:r w:rsidRPr="00C13348">
                        <w:t>Document</w:t>
                      </w:r>
                      <w:r>
                        <w:t xml:space="preserve"> Owners</w:t>
                      </w:r>
                      <w:bookmarkEnd w:id="8"/>
                      <w:bookmarkEnd w:id="9"/>
                    </w:p>
                  </w:txbxContent>
                </v:textbox>
                <w10:wrap anchory="page"/>
                <w10:anchorlock/>
              </v:shape>
            </w:pict>
          </mc:Fallback>
        </mc:AlternateContent>
      </w:r>
      <w:r w:rsidRPr="0046670F">
        <w:rPr>
          <w:noProof/>
        </w:rPr>
        <mc:AlternateContent>
          <mc:Choice Requires="wps">
            <w:drawing>
              <wp:anchor distT="0" distB="0" distL="114300" distR="114300" simplePos="0" relativeHeight="251658243" behindDoc="0" locked="1" layoutInCell="1" allowOverlap="1" wp14:anchorId="2F766614" wp14:editId="6C36DCE9">
                <wp:simplePos x="0" y="0"/>
                <wp:positionH relativeFrom="column">
                  <wp:posOffset>1485900</wp:posOffset>
                </wp:positionH>
                <wp:positionV relativeFrom="page">
                  <wp:posOffset>1485900</wp:posOffset>
                </wp:positionV>
                <wp:extent cx="1830705" cy="350520"/>
                <wp:effectExtent l="0" t="0" r="0" b="0"/>
                <wp:wrapNone/>
                <wp:docPr id="136" name="Text Box 136"/>
                <wp:cNvGraphicFramePr/>
                <a:graphic xmlns:a="http://schemas.openxmlformats.org/drawingml/2006/main">
                  <a:graphicData uri="http://schemas.microsoft.com/office/word/2010/wordprocessingShape">
                    <wps:wsp>
                      <wps:cNvSpPr txBox="1"/>
                      <wps:spPr>
                        <a:xfrm>
                          <a:off x="0" y="0"/>
                          <a:ext cx="1830705" cy="350520"/>
                        </a:xfrm>
                        <a:prstGeom prst="rect">
                          <a:avLst/>
                        </a:prstGeom>
                        <a:noFill/>
                        <a:ln w="6350">
                          <a:noFill/>
                        </a:ln>
                      </wps:spPr>
                      <wps:txbx>
                        <w:txbxContent>
                          <w:p w14:paraId="6823A05E" w14:textId="77777777" w:rsidR="0054450B" w:rsidRPr="00D620CB" w:rsidRDefault="0054450B" w:rsidP="009B4D97">
                            <w:pPr>
                              <w:pStyle w:val="CS-Owner1"/>
                            </w:pPr>
                            <w:r w:rsidRPr="000F43E3">
                              <w:t>CROWE</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F766614" id="Text Box 136" o:spid="_x0000_s1028" type="#_x0000_t202" style="position:absolute;margin-left:117pt;margin-top:117pt;width:144.15pt;height:27.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" filled="f" stroked="f" strokeweight=".5pt">
                <v:textbox style="mso-fit-shape-to-text:t" inset="0,0,0,0">
                  <w:txbxContent>
                    <w:p w14:paraId="6823A05E" w14:textId="77777777" w:rsidR="0054450B" w:rsidRPr="00D620CB" w:rsidRDefault="0054450B" w:rsidP="009B4D97">
                      <w:pPr>
                        <w:pStyle w:val="CS-Owner1"/>
                      </w:pPr>
                      <w:r w:rsidRPr="000F43E3">
                        <w:t>CROWE</w:t>
                      </w:r>
                    </w:p>
                  </w:txbxContent>
                </v:textbox>
                <w10:wrap anchory="page"/>
                <w10:anchorlock/>
              </v:shape>
            </w:pict>
          </mc:Fallback>
        </mc:AlternateContent>
      </w:r>
      <w:r w:rsidR="00EB5994">
        <w:rPr>
          <w:noProof/>
        </w:rPr>
        <w:drawing>
          <wp:anchor distT="0" distB="0" distL="114300" distR="114300" simplePos="0" relativeHeight="251658245" behindDoc="0" locked="1" layoutInCell="1" allowOverlap="1" wp14:anchorId="0FC5DA12" wp14:editId="344BAF18">
            <wp:simplePos x="0" y="0"/>
            <wp:positionH relativeFrom="column">
              <wp:posOffset>2540</wp:posOffset>
            </wp:positionH>
            <wp:positionV relativeFrom="page">
              <wp:posOffset>1483360</wp:posOffset>
            </wp:positionV>
            <wp:extent cx="1307465" cy="1261745"/>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07465" cy="1261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670F">
        <w:rPr>
          <w:noProof/>
        </w:rPr>
        <mc:AlternateContent>
          <mc:Choice Requires="wps">
            <w:drawing>
              <wp:anchor distT="0" distB="0" distL="114300" distR="114300" simplePos="0" relativeHeight="251658244" behindDoc="0" locked="1" layoutInCell="1" allowOverlap="1" wp14:anchorId="5688FB4B" wp14:editId="601D4256">
                <wp:simplePos x="0" y="0"/>
                <wp:positionH relativeFrom="column">
                  <wp:posOffset>1483360</wp:posOffset>
                </wp:positionH>
                <wp:positionV relativeFrom="page">
                  <wp:posOffset>1833245</wp:posOffset>
                </wp:positionV>
                <wp:extent cx="1830705" cy="2047875"/>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830705" cy="2047875"/>
                        </a:xfrm>
                        <a:prstGeom prst="rect">
                          <a:avLst/>
                        </a:prstGeom>
                        <a:noFill/>
                        <a:ln w="6350">
                          <a:noFill/>
                        </a:ln>
                      </wps:spPr>
                      <wps:txbx>
                        <w:txbxContent>
                          <w:p w14:paraId="66A69ED2" w14:textId="777F6E65" w:rsidR="00D23B5E" w:rsidRDefault="00301F5E" w:rsidP="00D23B5E">
                            <w:pPr>
                              <w:pStyle w:val="FootnoteText"/>
                              <w:spacing w:after="120"/>
                            </w:pPr>
                            <w:r>
                              <w:t>Austin Faust</w:t>
                            </w:r>
                          </w:p>
                          <w:p w14:paraId="0D3D6E0F" w14:textId="7322828A" w:rsidR="00A44146" w:rsidRDefault="00301F5E" w:rsidP="00D23B5E">
                            <w:pPr>
                              <w:pStyle w:val="FootnoteText"/>
                              <w:spacing w:after="120"/>
                            </w:pPr>
                            <w:r>
                              <w:t>Senior</w:t>
                            </w:r>
                            <w:r w:rsidR="00526784">
                              <w:t xml:space="preserve"> Consultant</w:t>
                            </w:r>
                          </w:p>
                          <w:p w14:paraId="773C9C78" w14:textId="3490B9F0" w:rsidR="00A44146" w:rsidRPr="00E77BC1" w:rsidRDefault="00301F5E" w:rsidP="00D23B5E">
                            <w:pPr>
                              <w:pStyle w:val="FootnoteText"/>
                              <w:spacing w:after="120"/>
                              <w:rPr>
                                <w:ins w:id="10" w:author="Loss, Carly" w:date="2022-02-08T16:00:00Z"/>
                                <w:color w:val="666666" w:themeColor="text2"/>
                              </w:rPr>
                            </w:pPr>
                            <w:r>
                              <w:t>Austin.faust@crowe.com</w:t>
                            </w:r>
                          </w:p>
                          <w:p w14:paraId="2127C638" w14:textId="7B30256C" w:rsidR="0054450B" w:rsidRPr="00E77BC1" w:rsidRDefault="0054450B" w:rsidP="00B82A62">
                            <w:pPr>
                              <w:pStyle w:val="FootnoteText"/>
                              <w:spacing w:after="120"/>
                              <w:rPr>
                                <w:color w:val="666666" w:themeColor="text2"/>
                              </w:rPr>
                            </w:pPr>
                            <w:del w:id="11" w:author="Loss, Carly" w:date="2022-02-08T16:00:00Z">
                              <w:r w:rsidRPr="00CB7DA0" w:rsidDel="00D23B5E">
                                <w:br/>
                              </w:r>
                            </w:del>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88FB4B" id="Text Box 8" o:spid="_x0000_s1029" type="#_x0000_t202" style="position:absolute;margin-left:116.8pt;margin-top:144.35pt;width:144.15pt;height:161.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" filled="f" stroked="f" strokeweight=".5pt">
                <v:textbox style="mso-fit-shape-to-text:t" inset="0,0,0,0">
                  <w:txbxContent>
                    <w:p w14:paraId="66A69ED2" w14:textId="777F6E65" w:rsidR="00D23B5E" w:rsidRDefault="00301F5E" w:rsidP="00D23B5E">
                      <w:pPr>
                        <w:pStyle w:val="FootnoteText"/>
                        <w:spacing w:after="120"/>
                      </w:pPr>
                      <w:r>
                        <w:t>Austin Faust</w:t>
                      </w:r>
                    </w:p>
                    <w:p w14:paraId="0D3D6E0F" w14:textId="7322828A" w:rsidR="00A44146" w:rsidRDefault="00301F5E" w:rsidP="00D23B5E">
                      <w:pPr>
                        <w:pStyle w:val="FootnoteText"/>
                        <w:spacing w:after="120"/>
                      </w:pPr>
                      <w:r>
                        <w:t>Senior</w:t>
                      </w:r>
                      <w:r w:rsidR="00526784">
                        <w:t xml:space="preserve"> Consultant</w:t>
                      </w:r>
                    </w:p>
                    <w:p w14:paraId="773C9C78" w14:textId="3490B9F0" w:rsidR="00A44146" w:rsidRPr="00E77BC1" w:rsidRDefault="00301F5E" w:rsidP="00D23B5E">
                      <w:pPr>
                        <w:pStyle w:val="FootnoteText"/>
                        <w:spacing w:after="120"/>
                        <w:rPr>
                          <w:ins w:id="12" w:author="Loss, Carly" w:date="2022-02-08T16:00:00Z"/>
                          <w:color w:val="666666" w:themeColor="text2"/>
                        </w:rPr>
                      </w:pPr>
                      <w:r>
                        <w:t>Austin.faust@crowe.com</w:t>
                      </w:r>
                    </w:p>
                    <w:p w14:paraId="2127C638" w14:textId="7B30256C" w:rsidR="0054450B" w:rsidRPr="00E77BC1" w:rsidRDefault="0054450B" w:rsidP="00B82A62">
                      <w:pPr>
                        <w:pStyle w:val="FootnoteText"/>
                        <w:spacing w:after="120"/>
                        <w:rPr>
                          <w:color w:val="666666" w:themeColor="text2"/>
                        </w:rPr>
                      </w:pPr>
                      <w:del w:id="13" w:author="Loss, Carly" w:date="2022-02-08T16:00:00Z">
                        <w:r w:rsidRPr="00CB7DA0" w:rsidDel="00D23B5E">
                          <w:br/>
                        </w:r>
                      </w:del>
                    </w:p>
                  </w:txbxContent>
                </v:textbox>
                <w10:wrap anchory="page"/>
                <w10:anchorlock/>
              </v:shape>
            </w:pict>
          </mc:Fallback>
        </mc:AlternateContent>
      </w:r>
    </w:p>
    <w:p w14:paraId="60BFA364" w14:textId="77777777" w:rsidR="008424BB" w:rsidRDefault="0046670F" w:rsidP="00D1447C">
      <w:pPr>
        <w:rPr>
          <w:noProof/>
        </w:rPr>
      </w:pPr>
      <w:r>
        <w:rPr>
          <w:noProof/>
        </w:rPr>
        <w:t xml:space="preserve"> </w:t>
      </w:r>
      <w:r w:rsidR="00743A08">
        <w:rPr>
          <w:noProof/>
        </w:rPr>
        <mc:AlternateContent>
          <mc:Choice Requires="wps">
            <w:drawing>
              <wp:anchor distT="0" distB="0" distL="114300" distR="114300" simplePos="0" relativeHeight="251658240" behindDoc="0" locked="1" layoutInCell="1" allowOverlap="1" wp14:anchorId="3CBB1FE4" wp14:editId="71C35035">
                <wp:simplePos x="0" y="0"/>
                <wp:positionH relativeFrom="column">
                  <wp:posOffset>0</wp:posOffset>
                </wp:positionH>
                <wp:positionV relativeFrom="page">
                  <wp:posOffset>3048000</wp:posOffset>
                </wp:positionV>
                <wp:extent cx="2971800" cy="4559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2971800" cy="455930"/>
                        </a:xfrm>
                        <a:prstGeom prst="rect">
                          <a:avLst/>
                        </a:prstGeom>
                        <a:noFill/>
                        <a:ln w="6350">
                          <a:noFill/>
                        </a:ln>
                      </wps:spPr>
                      <wps:txbx>
                        <w:txbxContent>
                          <w:p w14:paraId="6CE0C9F7" w14:textId="77777777" w:rsidR="0054450B" w:rsidRPr="00C7202B" w:rsidRDefault="0054450B" w:rsidP="00404CBB">
                            <w:pPr>
                              <w:pStyle w:val="Heading1"/>
                              <w:numPr>
                                <w:ilvl w:val="0"/>
                                <w:numId w:val="0"/>
                              </w:numPr>
                              <w:ind w:left="360" w:hanging="360"/>
                            </w:pPr>
                            <w:bookmarkStart w:id="14" w:name="_Toc528665926"/>
                            <w:bookmarkStart w:id="15" w:name="_Toc218782206"/>
                            <w:r>
                              <w:t>Document Status</w:t>
                            </w:r>
                            <w:bookmarkEnd w:id="14"/>
                            <w:bookmarkEnd w:id="15"/>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B1FE4" id="Text Box 13" o:spid="_x0000_s1030" type="#_x0000_t202" style="position:absolute;margin-left:0;margin-top:240pt;width:234pt;height:3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" filled="f" stroked="f" strokeweight=".5pt">
                <v:textbox inset="0,0,0,0">
                  <w:txbxContent>
                    <w:p w14:paraId="6CE0C9F7" w14:textId="77777777" w:rsidR="0054450B" w:rsidRPr="00C7202B" w:rsidRDefault="0054450B" w:rsidP="00404CBB">
                      <w:pPr>
                        <w:pStyle w:val="Heading1"/>
                        <w:numPr>
                          <w:ilvl w:val="0"/>
                          <w:numId w:val="0"/>
                        </w:numPr>
                        <w:ind w:left="360" w:hanging="360"/>
                      </w:pPr>
                      <w:bookmarkStart w:id="16" w:name="_Toc528665926"/>
                      <w:bookmarkStart w:id="17" w:name="_Toc218782206"/>
                      <w:r>
                        <w:t>Document Status</w:t>
                      </w:r>
                      <w:bookmarkEnd w:id="16"/>
                      <w:bookmarkEnd w:id="17"/>
                    </w:p>
                  </w:txbxContent>
                </v:textbox>
                <w10:wrap anchory="page"/>
                <w10:anchorlock/>
              </v:shape>
            </w:pict>
          </mc:Fallback>
        </mc:AlternateContent>
      </w:r>
      <w:r w:rsidR="00743A08">
        <w:rPr>
          <w:noProof/>
        </w:rPr>
        <mc:AlternateContent>
          <mc:Choice Requires="wps">
            <w:drawing>
              <wp:anchor distT="0" distB="0" distL="114300" distR="114300" simplePos="0" relativeHeight="251658241" behindDoc="0" locked="1" layoutInCell="1" allowOverlap="1" wp14:anchorId="6CE8EE0C" wp14:editId="3F0138AC">
                <wp:simplePos x="0" y="0"/>
                <wp:positionH relativeFrom="column">
                  <wp:posOffset>0</wp:posOffset>
                </wp:positionH>
                <wp:positionV relativeFrom="page">
                  <wp:posOffset>2933065</wp:posOffset>
                </wp:positionV>
                <wp:extent cx="5029200" cy="0"/>
                <wp:effectExtent l="0" t="0" r="0" b="0"/>
                <wp:wrapNone/>
                <wp:docPr id="140" name="Straight Connector 140"/>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03CF7B" id="Straight Connector 140"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0,230.95pt" to="396pt,2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" strokecolor="#ccc [3214]" strokeweight="1pt">
                <v:stroke joinstyle="miter"/>
                <w10:wrap anchory="page"/>
                <w10:anchorlock/>
              </v:line>
            </w:pict>
          </mc:Fallback>
        </mc:AlternateContent>
      </w:r>
    </w:p>
    <w:p w14:paraId="32EC254C" w14:textId="77777777" w:rsidR="008424BB" w:rsidRDefault="008424BB" w:rsidP="00D1447C"/>
    <w:p w14:paraId="285F92A7" w14:textId="77777777" w:rsidR="008424BB" w:rsidRDefault="00874596" w:rsidP="00D1447C">
      <w:r>
        <w:rPr>
          <w:noProof/>
        </w:rPr>
        <mc:AlternateContent>
          <mc:Choice Requires="wps">
            <w:drawing>
              <wp:anchor distT="0" distB="0" distL="114300" distR="114300" simplePos="0" relativeHeight="251658247" behindDoc="0" locked="0" layoutInCell="1" allowOverlap="1" wp14:anchorId="2CE7F122" wp14:editId="591A663D">
                <wp:simplePos x="0" y="0"/>
                <wp:positionH relativeFrom="column">
                  <wp:posOffset>3429000</wp:posOffset>
                </wp:positionH>
                <wp:positionV relativeFrom="paragraph">
                  <wp:posOffset>114935</wp:posOffset>
                </wp:positionV>
                <wp:extent cx="1601470" cy="4572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601470" cy="457200"/>
                        </a:xfrm>
                        <a:prstGeom prst="rect">
                          <a:avLst/>
                        </a:prstGeom>
                        <a:noFill/>
                        <a:ln w="6350">
                          <a:noFill/>
                        </a:ln>
                      </wps:spPr>
                      <wps:txbx>
                        <w:txbxContent>
                          <w:p w14:paraId="4D0774BB" w14:textId="22023539" w:rsidR="0054450B" w:rsidRPr="00C8535C" w:rsidRDefault="00AF24A4" w:rsidP="00F708BF">
                            <w:pPr>
                              <w:pStyle w:val="CS-Owner2"/>
                            </w:pPr>
                            <w:sdt>
                              <w:sdtPr>
                                <w:alias w:val="Company"/>
                                <w:tag w:val=""/>
                                <w:id w:val="-1680035834"/>
                                <w:lock w:val="sdtLocked"/>
                                <w:dataBinding w:prefixMappings="xmlns:ns0='http://schemas.openxmlformats.org/officeDocument/2006/extended-properties' " w:xpath="/ns0:Properties[1]/ns0:Company[1]" w:storeItemID="{6668398D-A668-4E3E-A5EB-62B293D839F1}"/>
                                <w:text/>
                              </w:sdtPr>
                              <w:sdtEndPr/>
                              <w:sdtContent>
                                <w:r w:rsidR="00301F5E">
                                  <w:t>AIR</w:t>
                                </w:r>
                              </w:sdtContent>
                            </w:sdt>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anchor>
            </w:drawing>
          </mc:Choice>
          <mc:Fallback>
            <w:pict>
              <v:shape w14:anchorId="2CE7F122" id="Text Box 9" o:spid="_x0000_s1031" type="#_x0000_t202" style="position:absolute;margin-left:270pt;margin-top:9.05pt;width:126.1pt;height:3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" filled="f" stroked="f" strokeweight=".5pt">
                <v:textbox style="mso-fit-shape-to-text:t" inset="0,0,0,0">
                  <w:txbxContent>
                    <w:p w14:paraId="4D0774BB" w14:textId="22023539" w:rsidR="0054450B" w:rsidRPr="00C8535C" w:rsidRDefault="00AF24A4" w:rsidP="00F708BF">
                      <w:pPr>
                        <w:pStyle w:val="CS-Owner2"/>
                      </w:pPr>
                      <w:sdt>
                        <w:sdtPr>
                          <w:alias w:val="Company"/>
                          <w:tag w:val=""/>
                          <w:id w:val="-1680035834"/>
                          <w:lock w:val="sdtLocked"/>
                          <w:dataBinding w:prefixMappings="xmlns:ns0='http://schemas.openxmlformats.org/officeDocument/2006/extended-properties' " w:xpath="/ns0:Properties[1]/ns0:Company[1]" w:storeItemID="{6668398D-A668-4E3E-A5EB-62B293D839F1}"/>
                          <w:text/>
                        </w:sdtPr>
                        <w:sdtEndPr/>
                        <w:sdtContent>
                          <w:r w:rsidR="00301F5E">
                            <w:t>AIR</w:t>
                          </w:r>
                        </w:sdtContent>
                      </w:sdt>
                    </w:p>
                  </w:txbxContent>
                </v:textbox>
              </v:shape>
            </w:pict>
          </mc:Fallback>
        </mc:AlternateContent>
      </w:r>
    </w:p>
    <w:p w14:paraId="7589D36D" w14:textId="77777777" w:rsidR="008424BB" w:rsidRDefault="008424BB" w:rsidP="00401A18">
      <w:pPr>
        <w:pStyle w:val="FootnoteText"/>
      </w:pPr>
    </w:p>
    <w:p w14:paraId="4380F6BB" w14:textId="77777777" w:rsidR="008424BB" w:rsidRDefault="008424BB" w:rsidP="00D1447C"/>
    <w:p w14:paraId="458640C5" w14:textId="77777777" w:rsidR="008424BB" w:rsidRDefault="008424BB" w:rsidP="00D1447C"/>
    <w:p w14:paraId="4A6FA16E" w14:textId="77777777" w:rsidR="008424BB" w:rsidRDefault="008424BB" w:rsidP="00D1447C"/>
    <w:p w14:paraId="3790C6F6" w14:textId="77777777" w:rsidR="008424BB" w:rsidRDefault="008424BB" w:rsidP="00D1447C"/>
    <w:p w14:paraId="482DA894" w14:textId="77777777" w:rsidR="008424BB" w:rsidRDefault="008424BB" w:rsidP="00066847">
      <w:pPr>
        <w:pStyle w:val="Header"/>
        <w:tabs>
          <w:tab w:val="clear" w:pos="4680"/>
          <w:tab w:val="clear" w:pos="9360"/>
        </w:tabs>
      </w:pPr>
    </w:p>
    <w:p w14:paraId="1AA90E1C" w14:textId="77777777" w:rsidR="008424BB" w:rsidRDefault="008424BB" w:rsidP="000943EE">
      <w:pPr>
        <w:pStyle w:val="Header"/>
        <w:tabs>
          <w:tab w:val="clear" w:pos="4680"/>
          <w:tab w:val="clear" w:pos="9360"/>
        </w:tabs>
      </w:pPr>
    </w:p>
    <w:p w14:paraId="628F0191" w14:textId="77777777" w:rsidR="008424BB" w:rsidRDefault="008424BB" w:rsidP="00D1447C"/>
    <w:p w14:paraId="233BF6C3" w14:textId="77777777" w:rsidR="008424BB" w:rsidRDefault="008424BB" w:rsidP="00D1447C"/>
    <w:p w14:paraId="4E765D92" w14:textId="77777777" w:rsidR="008424BB" w:rsidRDefault="008424BB" w:rsidP="00D1447C"/>
    <w:p w14:paraId="2DF095DD" w14:textId="77777777" w:rsidR="008424BB" w:rsidRDefault="008424BB" w:rsidP="00463358">
      <w:pPr>
        <w:pStyle w:val="FootnoteText"/>
      </w:pPr>
    </w:p>
    <w:p w14:paraId="01B20160" w14:textId="77777777" w:rsidR="48458B71" w:rsidRDefault="48458B71" w:rsidP="48458B71">
      <w:pPr>
        <w:pStyle w:val="FootnoteText"/>
        <w:rPr>
          <w:rFonts w:ascii="Arial" w:eastAsia="Arial" w:hAnsi="Arial"/>
        </w:rPr>
      </w:pPr>
    </w:p>
    <w:p w14:paraId="24EB7B4C" w14:textId="77777777" w:rsidR="48458B71" w:rsidRDefault="48458B71" w:rsidP="48458B71">
      <w:pPr>
        <w:pStyle w:val="FootnoteText"/>
        <w:rPr>
          <w:rFonts w:ascii="Arial" w:eastAsia="Arial" w:hAnsi="Arial"/>
        </w:rPr>
      </w:pPr>
    </w:p>
    <w:p w14:paraId="78E5C7A8" w14:textId="77777777" w:rsidR="008424BB" w:rsidRDefault="008424BB" w:rsidP="00D1447C"/>
    <w:p w14:paraId="22297FF4" w14:textId="77777777" w:rsidR="008424BB" w:rsidRDefault="008424BB" w:rsidP="00D1447C"/>
    <w:tbl>
      <w:tblPr>
        <w:tblStyle w:val="TableGrid"/>
        <w:tblpPr w:leftFromText="180" w:rightFromText="180" w:vertAnchor="text" w:tblpY="204"/>
        <w:tblW w:w="5000" w:type="pct"/>
        <w:tblLook w:val="04A0" w:firstRow="1" w:lastRow="0" w:firstColumn="1" w:lastColumn="0" w:noHBand="0" w:noVBand="1"/>
      </w:tblPr>
      <w:tblGrid>
        <w:gridCol w:w="878"/>
        <w:gridCol w:w="3519"/>
        <w:gridCol w:w="3227"/>
        <w:gridCol w:w="2456"/>
      </w:tblGrid>
      <w:tr w:rsidR="002C0673" w:rsidRPr="00411783" w14:paraId="153AEEA8" w14:textId="77777777" w:rsidTr="006A45B4">
        <w:trPr>
          <w:cnfStyle w:val="100000000000" w:firstRow="1" w:lastRow="0" w:firstColumn="0" w:lastColumn="0" w:oddVBand="0" w:evenVBand="0" w:oddHBand="0" w:evenHBand="0" w:firstRowFirstColumn="0" w:firstRowLastColumn="0" w:lastRowFirstColumn="0" w:lastRowLastColumn="0"/>
          <w:trHeight w:val="219"/>
          <w:tblHeader/>
        </w:trPr>
        <w:tc>
          <w:tcPr>
            <w:cnfStyle w:val="001000000000" w:firstRow="0" w:lastRow="0" w:firstColumn="1" w:lastColumn="0" w:oddVBand="0" w:evenVBand="0" w:oddHBand="0" w:evenHBand="0" w:firstRowFirstColumn="0" w:firstRowLastColumn="0" w:lastRowFirstColumn="0" w:lastRowLastColumn="0"/>
            <w:tcW w:w="878" w:type="dxa"/>
          </w:tcPr>
          <w:p w14:paraId="2D1E7A4D" w14:textId="77777777" w:rsidR="002C0673" w:rsidRPr="00411783" w:rsidRDefault="002C0673" w:rsidP="002C0673">
            <w:r w:rsidRPr="00411783">
              <w:t>Version</w:t>
            </w:r>
          </w:p>
        </w:tc>
        <w:tc>
          <w:tcPr>
            <w:tcW w:w="3519" w:type="dxa"/>
          </w:tcPr>
          <w:p w14:paraId="05469A77" w14:textId="77777777" w:rsidR="002C0673" w:rsidRPr="00411783" w:rsidRDefault="002C0673" w:rsidP="002C0673">
            <w:pPr>
              <w:cnfStyle w:val="100000000000" w:firstRow="1" w:lastRow="0" w:firstColumn="0" w:lastColumn="0" w:oddVBand="0" w:evenVBand="0" w:oddHBand="0" w:evenHBand="0" w:firstRowFirstColumn="0" w:firstRowLastColumn="0" w:lastRowFirstColumn="0" w:lastRowLastColumn="0"/>
            </w:pPr>
            <w:r>
              <w:t>Description</w:t>
            </w:r>
          </w:p>
        </w:tc>
        <w:tc>
          <w:tcPr>
            <w:tcW w:w="3227" w:type="dxa"/>
          </w:tcPr>
          <w:p w14:paraId="00A08D71" w14:textId="77777777" w:rsidR="002C0673" w:rsidRPr="00411783" w:rsidRDefault="002C0673" w:rsidP="002C0673">
            <w:pPr>
              <w:cnfStyle w:val="100000000000" w:firstRow="1" w:lastRow="0" w:firstColumn="0" w:lastColumn="0" w:oddVBand="0" w:evenVBand="0" w:oddHBand="0" w:evenHBand="0" w:firstRowFirstColumn="0" w:firstRowLastColumn="0" w:lastRowFirstColumn="0" w:lastRowLastColumn="0"/>
            </w:pPr>
            <w:r>
              <w:t>Owner(s)</w:t>
            </w:r>
          </w:p>
        </w:tc>
        <w:tc>
          <w:tcPr>
            <w:tcW w:w="2456" w:type="dxa"/>
          </w:tcPr>
          <w:p w14:paraId="2A5EE319" w14:textId="77777777" w:rsidR="002C0673" w:rsidRPr="00411783" w:rsidRDefault="002C0673" w:rsidP="002C0673">
            <w:pPr>
              <w:cnfStyle w:val="100000000000" w:firstRow="1" w:lastRow="0" w:firstColumn="0" w:lastColumn="0" w:oddVBand="0" w:evenVBand="0" w:oddHBand="0" w:evenHBand="0" w:firstRowFirstColumn="0" w:firstRowLastColumn="0" w:lastRowFirstColumn="0" w:lastRowLastColumn="0"/>
            </w:pPr>
            <w:r>
              <w:t>Date</w:t>
            </w:r>
          </w:p>
        </w:tc>
      </w:tr>
      <w:sdt>
        <w:sdtPr>
          <w:rPr>
            <w:rStyle w:val="CroweTableCopyChar"/>
            <w:rFonts w:eastAsiaTheme="minorHAnsi"/>
            <w:color w:val="auto"/>
          </w:rPr>
          <w:alias w:val="Table Row"/>
          <w:tag w:val="Row"/>
          <w:id w:val="-489865759"/>
          <w15:repeatingSection>
            <w15:sectionTitle w:val="Repeater"/>
          </w15:repeatingSection>
        </w:sdtPr>
        <w:sdtEndPr>
          <w:rPr>
            <w:rStyle w:val="DefaultParagraphFont"/>
            <w:rFonts w:cstheme="minorBidi"/>
            <w:szCs w:val="20"/>
          </w:rPr>
        </w:sdtEndPr>
        <w:sdtContent>
          <w:sdt>
            <w:sdtPr>
              <w:rPr>
                <w:rStyle w:val="CroweTableCopyChar"/>
                <w:rFonts w:eastAsiaTheme="minorHAnsi"/>
                <w:color w:val="auto"/>
              </w:rPr>
              <w:id w:val="-2068173153"/>
              <w:placeholder>
                <w:docPart w:val="C019A683AF6443978A973D82D9AB3601"/>
              </w:placeholder>
              <w15:repeatingSectionItem/>
            </w:sdtPr>
            <w:sdtEndPr>
              <w:rPr>
                <w:rStyle w:val="DefaultParagraphFont"/>
                <w:rFonts w:cstheme="minorBidi"/>
                <w:szCs w:val="20"/>
              </w:rPr>
            </w:sdtEndPr>
            <w:sdtContent>
              <w:tr w:rsidR="002C0673" w14:paraId="0B36AB63" w14:textId="77777777" w:rsidTr="006A45B4">
                <w:trPr>
                  <w:cnfStyle w:val="000000100000" w:firstRow="0" w:lastRow="0" w:firstColumn="0" w:lastColumn="0" w:oddVBand="0" w:evenVBand="0" w:oddHBand="1" w:evenHBand="0" w:firstRowFirstColumn="0" w:firstRowLastColumn="0" w:lastRowFirstColumn="0" w:lastRowLastColumn="0"/>
                  <w:trHeight w:val="228"/>
                </w:trPr>
                <w:sdt>
                  <w:sdtPr>
                    <w:rPr>
                      <w:rStyle w:val="CroweTableCopyChar"/>
                      <w:rFonts w:eastAsiaTheme="minorHAnsi"/>
                      <w:color w:val="auto"/>
                    </w:rPr>
                    <w:alias w:val="Table Version"/>
                    <w:tag w:val="Version"/>
                    <w:id w:val="1428771240"/>
                    <w:placeholder>
                      <w:docPart w:val="DBEBC4C136FB4289938EB741C8FE21FB"/>
                    </w:placeholder>
                    <w:text/>
                  </w:sdtPr>
                  <w:sdtEndPr>
                    <w:rPr>
                      <w:rStyle w:val="DefaultParagraphFont"/>
                      <w:rFonts w:cstheme="minorBidi"/>
                      <w:color w:val="666666" w:themeColor="text2"/>
                      <w:szCs w:val="20"/>
                    </w:rPr>
                  </w:sdtEndPr>
                  <w:sdtContent>
                    <w:tc>
                      <w:tcPr>
                        <w:cnfStyle w:val="001000000000" w:firstRow="0" w:lastRow="0" w:firstColumn="1" w:lastColumn="0" w:oddVBand="0" w:evenVBand="0" w:oddHBand="0" w:evenHBand="0" w:firstRowFirstColumn="0" w:firstRowLastColumn="0" w:lastRowFirstColumn="0" w:lastRowLastColumn="0"/>
                        <w:tcW w:w="878" w:type="dxa"/>
                      </w:tcPr>
                      <w:p w14:paraId="10E26755" w14:textId="0D3DF523" w:rsidR="002C0673" w:rsidRDefault="00436D58" w:rsidP="00E77BC1">
                        <w:r>
                          <w:rPr>
                            <w:rStyle w:val="CroweTableCopyChar"/>
                            <w:rFonts w:eastAsiaTheme="minorHAnsi"/>
                          </w:rPr>
                          <w:t>1.0</w:t>
                        </w:r>
                      </w:p>
                    </w:tc>
                  </w:sdtContent>
                </w:sdt>
                <w:sdt>
                  <w:sdtPr>
                    <w:rPr>
                      <w:rStyle w:val="CroweTableCopyChar"/>
                      <w:rFonts w:eastAsiaTheme="minorHAnsi"/>
                    </w:rPr>
                    <w:alias w:val="Table Description"/>
                    <w:tag w:val="Description"/>
                    <w:id w:val="-1305314107"/>
                    <w:placeholder>
                      <w:docPart w:val="4ACFBD2E808A453FBC363CC5CDF9E558"/>
                    </w:placeholder>
                    <w:text w:multiLine="1"/>
                  </w:sdtPr>
                  <w:sdtEndPr>
                    <w:rPr>
                      <w:rStyle w:val="DefaultParagraphFont"/>
                      <w:rFonts w:cstheme="minorBidi"/>
                      <w:szCs w:val="20"/>
                    </w:rPr>
                  </w:sdtEndPr>
                  <w:sdtContent>
                    <w:tc>
                      <w:tcPr>
                        <w:tcW w:w="3519" w:type="dxa"/>
                      </w:tcPr>
                      <w:p w14:paraId="58A2DDDD" w14:textId="77777777" w:rsidR="002C0673" w:rsidRDefault="00436D58" w:rsidP="00E77BC1">
                        <w:pPr>
                          <w:pStyle w:val="Header"/>
                          <w:tabs>
                            <w:tab w:val="clear" w:pos="4680"/>
                            <w:tab w:val="clear" w:pos="9360"/>
                          </w:tabs>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Initial draft of design document</w:t>
                        </w:r>
                      </w:p>
                    </w:tc>
                  </w:sdtContent>
                </w:sdt>
                <w:sdt>
                  <w:sdtPr>
                    <w:rPr>
                      <w:rStyle w:val="CroweTableCopyChar"/>
                      <w:rFonts w:eastAsiaTheme="minorHAnsi"/>
                    </w:rPr>
                    <w:alias w:val="Table Owner"/>
                    <w:tag w:val="Owner"/>
                    <w:id w:val="-518472981"/>
                    <w:placeholder>
                      <w:docPart w:val="083EE130A7DB49479988EE9E2C5B8814"/>
                    </w:placeholder>
                    <w:text w:multiLine="1"/>
                  </w:sdtPr>
                  <w:sdtEndPr>
                    <w:rPr>
                      <w:rStyle w:val="DefaultParagraphFont"/>
                      <w:rFonts w:cstheme="minorBidi"/>
                      <w:szCs w:val="20"/>
                    </w:rPr>
                  </w:sdtEndPr>
                  <w:sdtContent>
                    <w:tc>
                      <w:tcPr>
                        <w:tcW w:w="3227" w:type="dxa"/>
                      </w:tcPr>
                      <w:p w14:paraId="7B264F65" w14:textId="6368867E" w:rsidR="002C0673" w:rsidRDefault="00301F5E" w:rsidP="00BF7704">
                        <w:pPr>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Austin Faust</w:t>
                        </w:r>
                      </w:p>
                    </w:tc>
                  </w:sdtContent>
                </w:sdt>
                <w:sdt>
                  <w:sdtPr>
                    <w:rPr>
                      <w:rStyle w:val="CroweTableCopyChar"/>
                      <w:rFonts w:eastAsiaTheme="minorHAnsi"/>
                    </w:rPr>
                    <w:alias w:val="Table Date"/>
                    <w:tag w:val="Date"/>
                    <w:id w:val="-1722281384"/>
                    <w:placeholder>
                      <w:docPart w:val="CE56E9DAD628487ABABEE21877BF8799"/>
                    </w:placeholder>
                    <w:date w:fullDate="2026-01-08T00:00:00Z">
                      <w:dateFormat w:val="MM/d/yy"/>
                      <w:lid w:val="en-US"/>
                      <w:storeMappedDataAs w:val="dateTime"/>
                      <w:calendar w:val="gregorian"/>
                    </w:date>
                  </w:sdtPr>
                  <w:sdtEndPr>
                    <w:rPr>
                      <w:rStyle w:val="DefaultParagraphFont"/>
                      <w:rFonts w:cstheme="minorBidi"/>
                      <w:szCs w:val="20"/>
                    </w:rPr>
                  </w:sdtEndPr>
                  <w:sdtContent>
                    <w:tc>
                      <w:tcPr>
                        <w:tcW w:w="2456" w:type="dxa"/>
                      </w:tcPr>
                      <w:p w14:paraId="07C0D1A0" w14:textId="698255E6" w:rsidR="002C0673" w:rsidRDefault="00301F5E" w:rsidP="006A45B4">
                        <w:pPr>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01/8/26</w:t>
                        </w:r>
                      </w:p>
                    </w:tc>
                  </w:sdtContent>
                </w:sdt>
              </w:tr>
            </w:sdtContent>
          </w:sdt>
          <w:sdt>
            <w:sdtPr>
              <w:rPr>
                <w:rStyle w:val="CroweTableCopyChar"/>
                <w:rFonts w:eastAsiaTheme="minorHAnsi"/>
                <w:color w:val="auto"/>
              </w:rPr>
              <w:id w:val="-1502042067"/>
              <w:placeholder>
                <w:docPart w:val="2E118BB1ADBA4BE4AC6DA4E4E231AC8B"/>
              </w:placeholder>
              <w15:repeatingSectionItem/>
            </w:sdtPr>
            <w:sdtEndPr>
              <w:rPr>
                <w:rStyle w:val="DefaultParagraphFont"/>
                <w:rFonts w:cstheme="minorBidi"/>
                <w:szCs w:val="20"/>
              </w:rPr>
            </w:sdtEndPr>
            <w:sdtContent>
              <w:tr w:rsidR="003D0461" w14:paraId="789D1309" w14:textId="77777777" w:rsidTr="006A45B4">
                <w:trPr>
                  <w:trHeight w:val="228"/>
                </w:trPr>
                <w:sdt>
                  <w:sdtPr>
                    <w:rPr>
                      <w:rStyle w:val="CroweTableCopyChar"/>
                      <w:rFonts w:eastAsiaTheme="minorHAnsi"/>
                      <w:color w:val="auto"/>
                    </w:rPr>
                    <w:alias w:val="Table Version"/>
                    <w:tag w:val="Version"/>
                    <w:id w:val="434334819"/>
                    <w:placeholder>
                      <w:docPart w:val="9CF4E0FB84FD43EBB28D0408CD91DD33"/>
                    </w:placeholder>
                    <w:text/>
                  </w:sdtPr>
                  <w:sdtEndPr>
                    <w:rPr>
                      <w:rStyle w:val="DefaultParagraphFont"/>
                      <w:rFonts w:cstheme="minorBidi"/>
                      <w:color w:val="666666" w:themeColor="text2"/>
                      <w:szCs w:val="20"/>
                    </w:rPr>
                  </w:sdtEndPr>
                  <w:sdtContent>
                    <w:tc>
                      <w:tcPr>
                        <w:cnfStyle w:val="001000000000" w:firstRow="0" w:lastRow="0" w:firstColumn="1" w:lastColumn="0" w:oddVBand="0" w:evenVBand="0" w:oddHBand="0" w:evenHBand="0" w:firstRowFirstColumn="0" w:firstRowLastColumn="0" w:lastRowFirstColumn="0" w:lastRowLastColumn="0"/>
                        <w:tcW w:w="878" w:type="dxa"/>
                      </w:tcPr>
                      <w:p w14:paraId="48331D1E" w14:textId="6A9FBCFE" w:rsidR="003D0461" w:rsidRDefault="003D0461" w:rsidP="00206C71">
                        <w:r>
                          <w:rPr>
                            <w:rStyle w:val="CroweTableCopyChar"/>
                            <w:rFonts w:eastAsiaTheme="minorHAnsi"/>
                          </w:rPr>
                          <w:t>1.1</w:t>
                        </w:r>
                      </w:p>
                    </w:tc>
                  </w:sdtContent>
                </w:sdt>
                <w:tc>
                  <w:tcPr>
                    <w:tcW w:w="3519" w:type="dxa"/>
                  </w:tcPr>
                  <w:p w14:paraId="6BF0DE5D" w14:textId="723EB0D1" w:rsidR="003D0461" w:rsidRDefault="003D0461" w:rsidP="00206C71">
                    <w:pPr>
                      <w:pStyle w:val="Header"/>
                      <w:cnfStyle w:val="000000000000" w:firstRow="0" w:lastRow="0" w:firstColumn="0" w:lastColumn="0" w:oddVBand="0" w:evenVBand="0" w:oddHBand="0" w:evenHBand="0" w:firstRowFirstColumn="0" w:firstRowLastColumn="0" w:lastRowFirstColumn="0" w:lastRowLastColumn="0"/>
                    </w:pPr>
                    <w:r>
                      <w:rPr>
                        <w:rStyle w:val="CroweTableCopyChar"/>
                        <w:rFonts w:eastAsiaTheme="minorHAnsi"/>
                      </w:rPr>
                      <w:t>Exact requirements by transaction type</w:t>
                    </w:r>
                  </w:p>
                </w:tc>
                <w:sdt>
                  <w:sdtPr>
                    <w:rPr>
                      <w:rStyle w:val="CroweTableCopyChar"/>
                      <w:rFonts w:eastAsiaTheme="minorHAnsi"/>
                    </w:rPr>
                    <w:alias w:val="Table Owner"/>
                    <w:tag w:val="Owner"/>
                    <w:id w:val="-1625455866"/>
                    <w:placeholder>
                      <w:docPart w:val="7F8737A87D8D40FA9F19EBA7557ACAE0"/>
                    </w:placeholder>
                    <w:text w:multiLine="1"/>
                  </w:sdtPr>
                  <w:sdtEndPr>
                    <w:rPr>
                      <w:rStyle w:val="DefaultParagraphFont"/>
                      <w:rFonts w:cstheme="minorBidi"/>
                      <w:szCs w:val="20"/>
                    </w:rPr>
                  </w:sdtEndPr>
                  <w:sdtContent>
                    <w:tc>
                      <w:tcPr>
                        <w:tcW w:w="3227" w:type="dxa"/>
                      </w:tcPr>
                      <w:p w14:paraId="128F8728" w14:textId="094812BC" w:rsidR="003D0461" w:rsidRDefault="003D0461" w:rsidP="00206C71">
                        <w:pPr>
                          <w:cnfStyle w:val="000000000000" w:firstRow="0" w:lastRow="0" w:firstColumn="0" w:lastColumn="0" w:oddVBand="0" w:evenVBand="0" w:oddHBand="0" w:evenHBand="0" w:firstRowFirstColumn="0" w:firstRowLastColumn="0" w:lastRowFirstColumn="0" w:lastRowLastColumn="0"/>
                        </w:pPr>
                        <w:r>
                          <w:rPr>
                            <w:rStyle w:val="CroweTableCopyChar"/>
                            <w:rFonts w:eastAsiaTheme="minorHAnsi"/>
                          </w:rPr>
                          <w:t>Austin Faust</w:t>
                        </w:r>
                      </w:p>
                    </w:tc>
                  </w:sdtContent>
                </w:sdt>
                <w:sdt>
                  <w:sdtPr>
                    <w:rPr>
                      <w:rStyle w:val="CroweTableCopyChar"/>
                      <w:rFonts w:eastAsiaTheme="minorHAnsi"/>
                    </w:rPr>
                    <w:alias w:val="Table Date"/>
                    <w:tag w:val="Date"/>
                    <w:id w:val="-685286101"/>
                    <w:placeholder>
                      <w:docPart w:val="A5A90C1F9FC94BF98FEB7EAD310EAE7C"/>
                    </w:placeholder>
                    <w:date w:fullDate="2026-01-29T00:00:00Z">
                      <w:dateFormat w:val="MM/d/yy"/>
                      <w:lid w:val="en-US"/>
                      <w:storeMappedDataAs w:val="dateTime"/>
                      <w:calendar w:val="gregorian"/>
                    </w:date>
                  </w:sdtPr>
                  <w:sdtEndPr>
                    <w:rPr>
                      <w:rStyle w:val="DefaultParagraphFont"/>
                      <w:rFonts w:cstheme="minorBidi"/>
                      <w:szCs w:val="20"/>
                    </w:rPr>
                  </w:sdtEndPr>
                  <w:sdtContent>
                    <w:tc>
                      <w:tcPr>
                        <w:tcW w:w="2456" w:type="dxa"/>
                      </w:tcPr>
                      <w:p w14:paraId="2740B644" w14:textId="03D85E33" w:rsidR="003D0461" w:rsidRDefault="003D0461" w:rsidP="00206C71">
                        <w:pPr>
                          <w:cnfStyle w:val="000000000000" w:firstRow="0" w:lastRow="0" w:firstColumn="0" w:lastColumn="0" w:oddVBand="0" w:evenVBand="0" w:oddHBand="0" w:evenHBand="0" w:firstRowFirstColumn="0" w:firstRowLastColumn="0" w:lastRowFirstColumn="0" w:lastRowLastColumn="0"/>
                        </w:pPr>
                        <w:r>
                          <w:rPr>
                            <w:rStyle w:val="CroweTableCopyChar"/>
                            <w:rFonts w:eastAsiaTheme="minorHAnsi"/>
                          </w:rPr>
                          <w:t>01/29/26</w:t>
                        </w:r>
                      </w:p>
                    </w:tc>
                  </w:sdtContent>
                </w:sdt>
              </w:tr>
            </w:sdtContent>
          </w:sdt>
          <w:sdt>
            <w:sdtPr>
              <w:rPr>
                <w:rStyle w:val="CroweTableCopyChar"/>
                <w:rFonts w:eastAsiaTheme="minorHAnsi"/>
                <w:color w:val="auto"/>
              </w:rPr>
              <w:id w:val="1279072064"/>
              <w:placeholder>
                <w:docPart w:val="8694E49D7A6040C0B5DC07C3299D7917"/>
              </w:placeholder>
              <w15:repeatingSectionItem/>
            </w:sdtPr>
            <w:sdtEndPr>
              <w:rPr>
                <w:rStyle w:val="DefaultParagraphFont"/>
                <w:rFonts w:cstheme="minorBidi"/>
                <w:szCs w:val="20"/>
              </w:rPr>
            </w:sdtEndPr>
            <w:sdtContent>
              <w:tr w:rsidR="00347F66" w14:paraId="6A2B482F" w14:textId="77777777" w:rsidTr="006A45B4">
                <w:trPr>
                  <w:cnfStyle w:val="000000100000" w:firstRow="0" w:lastRow="0" w:firstColumn="0" w:lastColumn="0" w:oddVBand="0" w:evenVBand="0" w:oddHBand="1" w:evenHBand="0" w:firstRowFirstColumn="0" w:firstRowLastColumn="0" w:lastRowFirstColumn="0" w:lastRowLastColumn="0"/>
                  <w:trHeight w:val="228"/>
                </w:trPr>
                <w:sdt>
                  <w:sdtPr>
                    <w:rPr>
                      <w:rStyle w:val="CroweTableCopyChar"/>
                      <w:rFonts w:eastAsiaTheme="minorHAnsi"/>
                      <w:color w:val="auto"/>
                    </w:rPr>
                    <w:alias w:val="Table Version"/>
                    <w:tag w:val="Version"/>
                    <w:id w:val="745840190"/>
                    <w:placeholder>
                      <w:docPart w:val="3D8E6BC49F424170B34E463588A5C015"/>
                    </w:placeholder>
                    <w:text/>
                  </w:sdtPr>
                  <w:sdtEndPr>
                    <w:rPr>
                      <w:rStyle w:val="DefaultParagraphFont"/>
                      <w:rFonts w:cstheme="minorBidi"/>
                      <w:color w:val="666666" w:themeColor="text2"/>
                      <w:szCs w:val="20"/>
                    </w:rPr>
                  </w:sdtEndPr>
                  <w:sdtContent>
                    <w:tc>
                      <w:tcPr>
                        <w:cnfStyle w:val="001000000000" w:firstRow="0" w:lastRow="0" w:firstColumn="1" w:lastColumn="0" w:oddVBand="0" w:evenVBand="0" w:oddHBand="0" w:evenHBand="0" w:firstRowFirstColumn="0" w:firstRowLastColumn="0" w:lastRowFirstColumn="0" w:lastRowLastColumn="0"/>
                        <w:tcW w:w="878" w:type="dxa"/>
                      </w:tcPr>
                      <w:p w14:paraId="2E8E2DA0" w14:textId="3F6D8432" w:rsidR="00347F66" w:rsidRDefault="00347F66" w:rsidP="008E4AFE">
                        <w:r>
                          <w:rPr>
                            <w:rStyle w:val="CroweTableCopyChar"/>
                            <w:rFonts w:eastAsiaTheme="minorHAnsi"/>
                          </w:rPr>
                          <w:t>1.2</w:t>
                        </w:r>
                      </w:p>
                    </w:tc>
                  </w:sdtContent>
                </w:sdt>
                <w:tc>
                  <w:tcPr>
                    <w:tcW w:w="3519" w:type="dxa"/>
                  </w:tcPr>
                  <w:p w14:paraId="1F7910CB" w14:textId="236EC5D4" w:rsidR="00347F66" w:rsidRDefault="00347F66" w:rsidP="00206C71">
                    <w:pPr>
                      <w:pStyle w:val="Header"/>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Bill Payment updates</w:t>
                    </w:r>
                    <w:r w:rsidR="00A72A7E">
                      <w:rPr>
                        <w:rStyle w:val="CroweTableCopyChar"/>
                        <w:rFonts w:eastAsiaTheme="minorHAnsi"/>
                      </w:rPr>
                      <w:t xml:space="preserve"> and journal validation skip through CSV</w:t>
                    </w:r>
                  </w:p>
                </w:tc>
                <w:sdt>
                  <w:sdtPr>
                    <w:rPr>
                      <w:rStyle w:val="CroweTableCopyChar"/>
                      <w:rFonts w:eastAsiaTheme="minorHAnsi"/>
                    </w:rPr>
                    <w:alias w:val="Table Owner"/>
                    <w:tag w:val="Owner"/>
                    <w:id w:val="205453523"/>
                    <w:placeholder>
                      <w:docPart w:val="5E8ED021552F4108AEBD9B45F3312B55"/>
                    </w:placeholder>
                    <w:text w:multiLine="1"/>
                  </w:sdtPr>
                  <w:sdtEndPr>
                    <w:rPr>
                      <w:rStyle w:val="DefaultParagraphFont"/>
                      <w:rFonts w:cstheme="minorBidi"/>
                      <w:szCs w:val="20"/>
                    </w:rPr>
                  </w:sdtEndPr>
                  <w:sdtContent>
                    <w:tc>
                      <w:tcPr>
                        <w:tcW w:w="3227" w:type="dxa"/>
                      </w:tcPr>
                      <w:p w14:paraId="02860208" w14:textId="70702BF8" w:rsidR="00347F66" w:rsidRDefault="00347F66" w:rsidP="008E4AFE">
                        <w:pPr>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Austin Faust</w:t>
                        </w:r>
                      </w:p>
                    </w:tc>
                  </w:sdtContent>
                </w:sdt>
                <w:sdt>
                  <w:sdtPr>
                    <w:rPr>
                      <w:rStyle w:val="CroweTableCopyChar"/>
                      <w:rFonts w:eastAsiaTheme="minorHAnsi"/>
                    </w:rPr>
                    <w:alias w:val="Table Date"/>
                    <w:tag w:val="Date"/>
                    <w:id w:val="721019911"/>
                    <w:placeholder>
                      <w:docPart w:val="82446124E72C4E6E9C088D7E104AC60D"/>
                    </w:placeholder>
                    <w:date w:fullDate="2026-02-05T00:00:00Z">
                      <w:dateFormat w:val="MM/d/yy"/>
                      <w:lid w:val="en-US"/>
                      <w:storeMappedDataAs w:val="dateTime"/>
                      <w:calendar w:val="gregorian"/>
                    </w:date>
                  </w:sdtPr>
                  <w:sdtEndPr>
                    <w:rPr>
                      <w:rStyle w:val="DefaultParagraphFont"/>
                      <w:rFonts w:cstheme="minorBidi"/>
                      <w:szCs w:val="20"/>
                    </w:rPr>
                  </w:sdtEndPr>
                  <w:sdtContent>
                    <w:tc>
                      <w:tcPr>
                        <w:tcW w:w="2456" w:type="dxa"/>
                      </w:tcPr>
                      <w:p w14:paraId="6A08AEEA" w14:textId="19EE4AEA" w:rsidR="00347F66" w:rsidRDefault="00347F66" w:rsidP="008E4AFE">
                        <w:pPr>
                          <w:cnfStyle w:val="000000100000" w:firstRow="0" w:lastRow="0" w:firstColumn="0" w:lastColumn="0" w:oddVBand="0" w:evenVBand="0" w:oddHBand="1" w:evenHBand="0" w:firstRowFirstColumn="0" w:firstRowLastColumn="0" w:lastRowFirstColumn="0" w:lastRowLastColumn="0"/>
                        </w:pPr>
                        <w:r>
                          <w:rPr>
                            <w:rStyle w:val="CroweTableCopyChar"/>
                            <w:rFonts w:eastAsiaTheme="minorHAnsi"/>
                          </w:rPr>
                          <w:t>02/5/26</w:t>
                        </w:r>
                      </w:p>
                    </w:tc>
                  </w:sdtContent>
                </w:sdt>
              </w:tr>
            </w:sdtContent>
          </w:sdt>
        </w:sdtContent>
      </w:sdt>
    </w:tbl>
    <w:p w14:paraId="40E2B01C" w14:textId="77777777" w:rsidR="008424BB" w:rsidRDefault="008424BB" w:rsidP="00D1447C"/>
    <w:p w14:paraId="538AE9BA" w14:textId="77777777" w:rsidR="0030730D" w:rsidRDefault="0030730D" w:rsidP="00B74A0D">
      <w:pPr>
        <w:pStyle w:val="Header"/>
        <w:tabs>
          <w:tab w:val="clear" w:pos="4680"/>
          <w:tab w:val="clear" w:pos="9360"/>
        </w:tabs>
      </w:pPr>
    </w:p>
    <w:p w14:paraId="13357052" w14:textId="77777777" w:rsidR="008424BB" w:rsidRDefault="008424BB" w:rsidP="007C35B7">
      <w:pPr>
        <w:pStyle w:val="FootnoteText"/>
      </w:pPr>
      <w:r>
        <w:br w:type="page"/>
      </w:r>
    </w:p>
    <w:bookmarkStart w:id="18" w:name="_Toc218782207" w:displacedByCustomXml="next"/>
    <w:sdt>
      <w:sdtPr>
        <w:rPr>
          <w:rFonts w:asciiTheme="minorHAnsi" w:eastAsiaTheme="minorEastAsia" w:hAnsiTheme="minorHAnsi" w:cs="Times New Roman"/>
          <w:b w:val="0"/>
          <w:color w:val="auto"/>
          <w:kern w:val="0"/>
          <w:sz w:val="20"/>
        </w:rPr>
        <w:id w:val="-669018615"/>
        <w:docPartObj>
          <w:docPartGallery w:val="Table of Contents"/>
          <w:docPartUnique/>
        </w:docPartObj>
      </w:sdtPr>
      <w:sdtEndPr>
        <w:rPr>
          <w:rFonts w:cstheme="minorBidi"/>
        </w:rPr>
      </w:sdtEndPr>
      <w:sdtContent>
        <w:p w14:paraId="0422B4E9" w14:textId="77777777" w:rsidR="002F75AC" w:rsidRDefault="00DC18E8" w:rsidP="00404CBB">
          <w:pPr>
            <w:pStyle w:val="Heading1"/>
            <w:numPr>
              <w:ilvl w:val="0"/>
              <w:numId w:val="0"/>
            </w:numPr>
            <w:ind w:left="360" w:hanging="360"/>
          </w:pPr>
          <w:r>
            <w:t>T</w:t>
          </w:r>
          <w:r w:rsidR="002F75AC">
            <w:t>able of Contents</w:t>
          </w:r>
          <w:bookmarkEnd w:id="18"/>
        </w:p>
        <w:p w14:paraId="52C2AA92" w14:textId="6574E60B" w:rsidR="001C2771" w:rsidRDefault="002F75AC">
          <w:pPr>
            <w:pStyle w:val="TOC1"/>
            <w:rPr>
              <w:rFonts w:eastAsiaTheme="minorEastAsia"/>
              <w:b w:val="0"/>
              <w:color w:val="auto"/>
              <w:kern w:val="2"/>
              <w:sz w:val="24"/>
              <w:szCs w:val="24"/>
              <w14:ligatures w14:val="standardContextual"/>
            </w:rPr>
          </w:pPr>
          <w:r>
            <w:rPr>
              <w:rFonts w:asciiTheme="majorHAnsi" w:hAnsiTheme="majorHAnsi" w:cs="Arial"/>
              <w:color w:val="002D62"/>
            </w:rPr>
            <w:fldChar w:fldCharType="begin"/>
          </w:r>
          <w:r>
            <w:rPr>
              <w:rFonts w:asciiTheme="majorHAnsi" w:hAnsiTheme="majorHAnsi" w:cs="Arial"/>
              <w:color w:val="002D62"/>
            </w:rPr>
            <w:instrText xml:space="preserve"> TOC \o "1-3" \h \z \u </w:instrText>
          </w:r>
          <w:r>
            <w:rPr>
              <w:rFonts w:asciiTheme="majorHAnsi" w:hAnsiTheme="majorHAnsi" w:cs="Arial"/>
              <w:color w:val="002D62"/>
            </w:rPr>
            <w:fldChar w:fldCharType="separate"/>
          </w:r>
          <w:hyperlink w:anchor="_Toc218782205" w:history="1">
            <w:r w:rsidR="001C2771" w:rsidRPr="00540750">
              <w:rPr>
                <w:rStyle w:val="Hyperlink"/>
              </w:rPr>
              <w:t>Document Owners</w:t>
            </w:r>
            <w:r w:rsidR="001C2771">
              <w:rPr>
                <w:webHidden/>
              </w:rPr>
              <w:tab/>
            </w:r>
            <w:r w:rsidR="001C2771">
              <w:rPr>
                <w:webHidden/>
              </w:rPr>
              <w:fldChar w:fldCharType="begin"/>
            </w:r>
            <w:r w:rsidR="001C2771">
              <w:rPr>
                <w:webHidden/>
              </w:rPr>
              <w:instrText xml:space="preserve"> PAGEREF _Toc218782205 \h </w:instrText>
            </w:r>
            <w:r w:rsidR="001C2771">
              <w:rPr>
                <w:webHidden/>
              </w:rPr>
            </w:r>
            <w:r w:rsidR="001C2771">
              <w:rPr>
                <w:webHidden/>
              </w:rPr>
              <w:fldChar w:fldCharType="separate"/>
            </w:r>
            <w:r w:rsidR="001C2771">
              <w:rPr>
                <w:webHidden/>
              </w:rPr>
              <w:t>2</w:t>
            </w:r>
            <w:r w:rsidR="001C2771">
              <w:rPr>
                <w:webHidden/>
              </w:rPr>
              <w:fldChar w:fldCharType="end"/>
            </w:r>
          </w:hyperlink>
        </w:p>
        <w:p w14:paraId="1116880C" w14:textId="27EFDDE5" w:rsidR="001C2771" w:rsidRDefault="001C2771">
          <w:pPr>
            <w:pStyle w:val="TOC1"/>
            <w:rPr>
              <w:rFonts w:eastAsiaTheme="minorEastAsia"/>
              <w:b w:val="0"/>
              <w:color w:val="auto"/>
              <w:kern w:val="2"/>
              <w:sz w:val="24"/>
              <w:szCs w:val="24"/>
              <w14:ligatures w14:val="standardContextual"/>
            </w:rPr>
          </w:pPr>
          <w:hyperlink w:anchor="_Toc218782206" w:history="1">
            <w:r w:rsidRPr="00540750">
              <w:rPr>
                <w:rStyle w:val="Hyperlink"/>
              </w:rPr>
              <w:t>Document Status</w:t>
            </w:r>
            <w:r>
              <w:rPr>
                <w:webHidden/>
              </w:rPr>
              <w:tab/>
            </w:r>
            <w:r>
              <w:rPr>
                <w:webHidden/>
              </w:rPr>
              <w:fldChar w:fldCharType="begin"/>
            </w:r>
            <w:r>
              <w:rPr>
                <w:webHidden/>
              </w:rPr>
              <w:instrText xml:space="preserve"> PAGEREF _Toc218782206 \h </w:instrText>
            </w:r>
            <w:r>
              <w:rPr>
                <w:webHidden/>
              </w:rPr>
            </w:r>
            <w:r>
              <w:rPr>
                <w:webHidden/>
              </w:rPr>
              <w:fldChar w:fldCharType="separate"/>
            </w:r>
            <w:r>
              <w:rPr>
                <w:webHidden/>
              </w:rPr>
              <w:t>2</w:t>
            </w:r>
            <w:r>
              <w:rPr>
                <w:webHidden/>
              </w:rPr>
              <w:fldChar w:fldCharType="end"/>
            </w:r>
          </w:hyperlink>
        </w:p>
        <w:p w14:paraId="286DE224" w14:textId="4FC56BF1" w:rsidR="001C2771" w:rsidRDefault="001C2771">
          <w:pPr>
            <w:pStyle w:val="TOC1"/>
            <w:rPr>
              <w:rFonts w:eastAsiaTheme="minorEastAsia"/>
              <w:b w:val="0"/>
              <w:color w:val="auto"/>
              <w:kern w:val="2"/>
              <w:sz w:val="24"/>
              <w:szCs w:val="24"/>
              <w14:ligatures w14:val="standardContextual"/>
            </w:rPr>
          </w:pPr>
          <w:hyperlink w:anchor="_Toc218782207" w:history="1">
            <w:r w:rsidRPr="00540750">
              <w:rPr>
                <w:rStyle w:val="Hyperlink"/>
              </w:rPr>
              <w:t>Table of Contents</w:t>
            </w:r>
            <w:r>
              <w:rPr>
                <w:webHidden/>
              </w:rPr>
              <w:tab/>
            </w:r>
            <w:r>
              <w:rPr>
                <w:webHidden/>
              </w:rPr>
              <w:fldChar w:fldCharType="begin"/>
            </w:r>
            <w:r>
              <w:rPr>
                <w:webHidden/>
              </w:rPr>
              <w:instrText xml:space="preserve"> PAGEREF _Toc218782207 \h </w:instrText>
            </w:r>
            <w:r>
              <w:rPr>
                <w:webHidden/>
              </w:rPr>
            </w:r>
            <w:r>
              <w:rPr>
                <w:webHidden/>
              </w:rPr>
              <w:fldChar w:fldCharType="separate"/>
            </w:r>
            <w:r>
              <w:rPr>
                <w:webHidden/>
              </w:rPr>
              <w:t>3</w:t>
            </w:r>
            <w:r>
              <w:rPr>
                <w:webHidden/>
              </w:rPr>
              <w:fldChar w:fldCharType="end"/>
            </w:r>
          </w:hyperlink>
        </w:p>
        <w:p w14:paraId="1A89583F" w14:textId="764D9A7B" w:rsidR="001C2771" w:rsidRDefault="001C2771">
          <w:pPr>
            <w:pStyle w:val="TOC1"/>
            <w:rPr>
              <w:rFonts w:eastAsiaTheme="minorEastAsia"/>
              <w:b w:val="0"/>
              <w:color w:val="auto"/>
              <w:kern w:val="2"/>
              <w:sz w:val="24"/>
              <w:szCs w:val="24"/>
              <w14:ligatures w14:val="standardContextual"/>
            </w:rPr>
          </w:pPr>
          <w:hyperlink w:anchor="_Toc218782208" w:history="1">
            <w:r w:rsidRPr="00540750">
              <w:rPr>
                <w:rStyle w:val="Hyperlink"/>
              </w:rPr>
              <w:t>1. Introduction</w:t>
            </w:r>
            <w:r>
              <w:rPr>
                <w:webHidden/>
              </w:rPr>
              <w:tab/>
            </w:r>
            <w:r>
              <w:rPr>
                <w:webHidden/>
              </w:rPr>
              <w:fldChar w:fldCharType="begin"/>
            </w:r>
            <w:r>
              <w:rPr>
                <w:webHidden/>
              </w:rPr>
              <w:instrText xml:space="preserve"> PAGEREF _Toc218782208 \h </w:instrText>
            </w:r>
            <w:r>
              <w:rPr>
                <w:webHidden/>
              </w:rPr>
            </w:r>
            <w:r>
              <w:rPr>
                <w:webHidden/>
              </w:rPr>
              <w:fldChar w:fldCharType="separate"/>
            </w:r>
            <w:r>
              <w:rPr>
                <w:webHidden/>
              </w:rPr>
              <w:t>4</w:t>
            </w:r>
            <w:r>
              <w:rPr>
                <w:webHidden/>
              </w:rPr>
              <w:fldChar w:fldCharType="end"/>
            </w:r>
          </w:hyperlink>
        </w:p>
        <w:p w14:paraId="220B2236" w14:textId="33AA74EB" w:rsidR="001C2771" w:rsidRDefault="001C2771">
          <w:pPr>
            <w:pStyle w:val="TOC2"/>
            <w:rPr>
              <w:rFonts w:eastAsiaTheme="minorEastAsia"/>
              <w:color w:val="auto"/>
              <w:kern w:val="2"/>
              <w:sz w:val="24"/>
              <w:szCs w:val="24"/>
              <w14:ligatures w14:val="standardContextual"/>
            </w:rPr>
          </w:pPr>
          <w:hyperlink w:anchor="_Toc218782209" w:history="1">
            <w:r w:rsidRPr="00540750">
              <w:rPr>
                <w:rStyle w:val="Hyperlink"/>
              </w:rPr>
              <w:t>1.1. Overview of Proposed Solution</w:t>
            </w:r>
            <w:r>
              <w:rPr>
                <w:webHidden/>
              </w:rPr>
              <w:tab/>
            </w:r>
            <w:r>
              <w:rPr>
                <w:webHidden/>
              </w:rPr>
              <w:fldChar w:fldCharType="begin"/>
            </w:r>
            <w:r>
              <w:rPr>
                <w:webHidden/>
              </w:rPr>
              <w:instrText xml:space="preserve"> PAGEREF _Toc218782209 \h </w:instrText>
            </w:r>
            <w:r>
              <w:rPr>
                <w:webHidden/>
              </w:rPr>
            </w:r>
            <w:r>
              <w:rPr>
                <w:webHidden/>
              </w:rPr>
              <w:fldChar w:fldCharType="separate"/>
            </w:r>
            <w:r>
              <w:rPr>
                <w:webHidden/>
              </w:rPr>
              <w:t>4</w:t>
            </w:r>
            <w:r>
              <w:rPr>
                <w:webHidden/>
              </w:rPr>
              <w:fldChar w:fldCharType="end"/>
            </w:r>
          </w:hyperlink>
        </w:p>
        <w:p w14:paraId="202C235F" w14:textId="131703F5" w:rsidR="001C2771" w:rsidRDefault="001C2771">
          <w:pPr>
            <w:pStyle w:val="TOC2"/>
            <w:rPr>
              <w:rFonts w:eastAsiaTheme="minorEastAsia"/>
              <w:color w:val="auto"/>
              <w:kern w:val="2"/>
              <w:sz w:val="24"/>
              <w:szCs w:val="24"/>
              <w14:ligatures w14:val="standardContextual"/>
            </w:rPr>
          </w:pPr>
          <w:hyperlink w:anchor="_Toc218782210" w:history="1">
            <w:r w:rsidRPr="00540750">
              <w:rPr>
                <w:rStyle w:val="Hyperlink"/>
              </w:rPr>
              <w:t>1.2. Business Requirements</w:t>
            </w:r>
            <w:r>
              <w:rPr>
                <w:webHidden/>
              </w:rPr>
              <w:tab/>
            </w:r>
            <w:r>
              <w:rPr>
                <w:webHidden/>
              </w:rPr>
              <w:fldChar w:fldCharType="begin"/>
            </w:r>
            <w:r>
              <w:rPr>
                <w:webHidden/>
              </w:rPr>
              <w:instrText xml:space="preserve"> PAGEREF _Toc218782210 \h </w:instrText>
            </w:r>
            <w:r>
              <w:rPr>
                <w:webHidden/>
              </w:rPr>
            </w:r>
            <w:r>
              <w:rPr>
                <w:webHidden/>
              </w:rPr>
              <w:fldChar w:fldCharType="separate"/>
            </w:r>
            <w:r>
              <w:rPr>
                <w:webHidden/>
              </w:rPr>
              <w:t>4</w:t>
            </w:r>
            <w:r>
              <w:rPr>
                <w:webHidden/>
              </w:rPr>
              <w:fldChar w:fldCharType="end"/>
            </w:r>
          </w:hyperlink>
        </w:p>
        <w:p w14:paraId="5855BE5D" w14:textId="0781CF98" w:rsidR="001C2771" w:rsidRDefault="001C2771">
          <w:pPr>
            <w:pStyle w:val="TOC1"/>
            <w:rPr>
              <w:rFonts w:eastAsiaTheme="minorEastAsia"/>
              <w:b w:val="0"/>
              <w:color w:val="auto"/>
              <w:kern w:val="2"/>
              <w:sz w:val="24"/>
              <w:szCs w:val="24"/>
              <w14:ligatures w14:val="standardContextual"/>
            </w:rPr>
          </w:pPr>
          <w:hyperlink w:anchor="_Toc218782211" w:history="1">
            <w:r w:rsidRPr="00540750">
              <w:rPr>
                <w:rStyle w:val="Hyperlink"/>
              </w:rPr>
              <w:t>2. Justification</w:t>
            </w:r>
            <w:r>
              <w:rPr>
                <w:webHidden/>
              </w:rPr>
              <w:tab/>
            </w:r>
            <w:r>
              <w:rPr>
                <w:webHidden/>
              </w:rPr>
              <w:fldChar w:fldCharType="begin"/>
            </w:r>
            <w:r>
              <w:rPr>
                <w:webHidden/>
              </w:rPr>
              <w:instrText xml:space="preserve"> PAGEREF _Toc218782211 \h </w:instrText>
            </w:r>
            <w:r>
              <w:rPr>
                <w:webHidden/>
              </w:rPr>
            </w:r>
            <w:r>
              <w:rPr>
                <w:webHidden/>
              </w:rPr>
              <w:fldChar w:fldCharType="separate"/>
            </w:r>
            <w:r>
              <w:rPr>
                <w:webHidden/>
              </w:rPr>
              <w:t>5</w:t>
            </w:r>
            <w:r>
              <w:rPr>
                <w:webHidden/>
              </w:rPr>
              <w:fldChar w:fldCharType="end"/>
            </w:r>
          </w:hyperlink>
        </w:p>
        <w:p w14:paraId="6C74E13B" w14:textId="67AE8E48" w:rsidR="001C2771" w:rsidRDefault="001C2771">
          <w:pPr>
            <w:pStyle w:val="TOC2"/>
            <w:rPr>
              <w:rFonts w:eastAsiaTheme="minorEastAsia"/>
              <w:color w:val="auto"/>
              <w:kern w:val="2"/>
              <w:sz w:val="24"/>
              <w:szCs w:val="24"/>
              <w14:ligatures w14:val="standardContextual"/>
            </w:rPr>
          </w:pPr>
          <w:hyperlink w:anchor="_Toc218782212" w:history="1">
            <w:r w:rsidRPr="00540750">
              <w:rPr>
                <w:rStyle w:val="Hyperlink"/>
              </w:rPr>
              <w:t>2.1. Current Functionality</w:t>
            </w:r>
            <w:r>
              <w:rPr>
                <w:webHidden/>
              </w:rPr>
              <w:tab/>
            </w:r>
            <w:r>
              <w:rPr>
                <w:webHidden/>
              </w:rPr>
              <w:fldChar w:fldCharType="begin"/>
            </w:r>
            <w:r>
              <w:rPr>
                <w:webHidden/>
              </w:rPr>
              <w:instrText xml:space="preserve"> PAGEREF _Toc218782212 \h </w:instrText>
            </w:r>
            <w:r>
              <w:rPr>
                <w:webHidden/>
              </w:rPr>
            </w:r>
            <w:r>
              <w:rPr>
                <w:webHidden/>
              </w:rPr>
              <w:fldChar w:fldCharType="separate"/>
            </w:r>
            <w:r>
              <w:rPr>
                <w:webHidden/>
              </w:rPr>
              <w:t>5</w:t>
            </w:r>
            <w:r>
              <w:rPr>
                <w:webHidden/>
              </w:rPr>
              <w:fldChar w:fldCharType="end"/>
            </w:r>
          </w:hyperlink>
        </w:p>
        <w:p w14:paraId="5AF18067" w14:textId="30909E46" w:rsidR="001C2771" w:rsidRDefault="001C2771">
          <w:pPr>
            <w:pStyle w:val="TOC2"/>
            <w:rPr>
              <w:rFonts w:eastAsiaTheme="minorEastAsia"/>
              <w:color w:val="auto"/>
              <w:kern w:val="2"/>
              <w:sz w:val="24"/>
              <w:szCs w:val="24"/>
              <w14:ligatures w14:val="standardContextual"/>
            </w:rPr>
          </w:pPr>
          <w:hyperlink w:anchor="_Toc218782213" w:history="1">
            <w:r w:rsidRPr="00540750">
              <w:rPr>
                <w:rStyle w:val="Hyperlink"/>
              </w:rPr>
              <w:t>2.2. Workarounds Considered</w:t>
            </w:r>
            <w:r>
              <w:rPr>
                <w:webHidden/>
              </w:rPr>
              <w:tab/>
            </w:r>
            <w:r>
              <w:rPr>
                <w:webHidden/>
              </w:rPr>
              <w:fldChar w:fldCharType="begin"/>
            </w:r>
            <w:r>
              <w:rPr>
                <w:webHidden/>
              </w:rPr>
              <w:instrText xml:space="preserve"> PAGEREF _Toc218782213 \h </w:instrText>
            </w:r>
            <w:r>
              <w:rPr>
                <w:webHidden/>
              </w:rPr>
            </w:r>
            <w:r>
              <w:rPr>
                <w:webHidden/>
              </w:rPr>
              <w:fldChar w:fldCharType="separate"/>
            </w:r>
            <w:r>
              <w:rPr>
                <w:webHidden/>
              </w:rPr>
              <w:t>5</w:t>
            </w:r>
            <w:r>
              <w:rPr>
                <w:webHidden/>
              </w:rPr>
              <w:fldChar w:fldCharType="end"/>
            </w:r>
          </w:hyperlink>
        </w:p>
        <w:p w14:paraId="7DD7E5E0" w14:textId="2D1EC63F" w:rsidR="001C2771" w:rsidRDefault="001C2771">
          <w:pPr>
            <w:pStyle w:val="TOC2"/>
            <w:rPr>
              <w:rFonts w:eastAsiaTheme="minorEastAsia"/>
              <w:color w:val="auto"/>
              <w:kern w:val="2"/>
              <w:sz w:val="24"/>
              <w:szCs w:val="24"/>
              <w14:ligatures w14:val="standardContextual"/>
            </w:rPr>
          </w:pPr>
          <w:hyperlink w:anchor="_Toc218782214" w:history="1">
            <w:r w:rsidRPr="00540750">
              <w:rPr>
                <w:rStyle w:val="Hyperlink"/>
              </w:rPr>
              <w:t>2.3. Enhancement Benefits</w:t>
            </w:r>
            <w:r>
              <w:rPr>
                <w:webHidden/>
              </w:rPr>
              <w:tab/>
            </w:r>
            <w:r>
              <w:rPr>
                <w:webHidden/>
              </w:rPr>
              <w:fldChar w:fldCharType="begin"/>
            </w:r>
            <w:r>
              <w:rPr>
                <w:webHidden/>
              </w:rPr>
              <w:instrText xml:space="preserve"> PAGEREF _Toc218782214 \h </w:instrText>
            </w:r>
            <w:r>
              <w:rPr>
                <w:webHidden/>
              </w:rPr>
            </w:r>
            <w:r>
              <w:rPr>
                <w:webHidden/>
              </w:rPr>
              <w:fldChar w:fldCharType="separate"/>
            </w:r>
            <w:r>
              <w:rPr>
                <w:webHidden/>
              </w:rPr>
              <w:t>5</w:t>
            </w:r>
            <w:r>
              <w:rPr>
                <w:webHidden/>
              </w:rPr>
              <w:fldChar w:fldCharType="end"/>
            </w:r>
          </w:hyperlink>
        </w:p>
        <w:p w14:paraId="5E9AC93F" w14:textId="1E4AA3A1" w:rsidR="001C2771" w:rsidRDefault="001C2771">
          <w:pPr>
            <w:pStyle w:val="TOC1"/>
            <w:rPr>
              <w:rFonts w:eastAsiaTheme="minorEastAsia"/>
              <w:b w:val="0"/>
              <w:color w:val="auto"/>
              <w:kern w:val="2"/>
              <w:sz w:val="24"/>
              <w:szCs w:val="24"/>
              <w14:ligatures w14:val="standardContextual"/>
            </w:rPr>
          </w:pPr>
          <w:hyperlink w:anchor="_Toc218782215" w:history="1">
            <w:r w:rsidRPr="00540750">
              <w:rPr>
                <w:rStyle w:val="Hyperlink"/>
              </w:rPr>
              <w:t>3. Detailed Design Specifications</w:t>
            </w:r>
            <w:r>
              <w:rPr>
                <w:webHidden/>
              </w:rPr>
              <w:tab/>
            </w:r>
            <w:r>
              <w:rPr>
                <w:webHidden/>
              </w:rPr>
              <w:fldChar w:fldCharType="begin"/>
            </w:r>
            <w:r>
              <w:rPr>
                <w:webHidden/>
              </w:rPr>
              <w:instrText xml:space="preserve"> PAGEREF _Toc218782215 \h </w:instrText>
            </w:r>
            <w:r>
              <w:rPr>
                <w:webHidden/>
              </w:rPr>
            </w:r>
            <w:r>
              <w:rPr>
                <w:webHidden/>
              </w:rPr>
              <w:fldChar w:fldCharType="separate"/>
            </w:r>
            <w:r>
              <w:rPr>
                <w:webHidden/>
              </w:rPr>
              <w:t>6</w:t>
            </w:r>
            <w:r>
              <w:rPr>
                <w:webHidden/>
              </w:rPr>
              <w:fldChar w:fldCharType="end"/>
            </w:r>
          </w:hyperlink>
        </w:p>
        <w:p w14:paraId="73274DED" w14:textId="6E45BDDE" w:rsidR="001C2771" w:rsidRDefault="001C2771">
          <w:pPr>
            <w:pStyle w:val="TOC3"/>
            <w:rPr>
              <w:rFonts w:eastAsiaTheme="minorEastAsia"/>
              <w:color w:val="auto"/>
              <w:kern w:val="2"/>
              <w:sz w:val="24"/>
              <w:szCs w:val="24"/>
              <w14:ligatures w14:val="standardContextual"/>
            </w:rPr>
          </w:pPr>
          <w:hyperlink w:anchor="_Toc218782216" w:history="1">
            <w:r w:rsidRPr="00540750">
              <w:rPr>
                <w:rStyle w:val="Hyperlink"/>
                <w:rFonts w:asciiTheme="majorHAnsi" w:hAnsiTheme="majorHAnsi"/>
              </w:rPr>
              <w:t>3.1.1.</w:t>
            </w:r>
            <w:r w:rsidRPr="00540750">
              <w:rPr>
                <w:rStyle w:val="Hyperlink"/>
              </w:rPr>
              <w:t xml:space="preserve"> Added Records</w:t>
            </w:r>
            <w:r>
              <w:rPr>
                <w:webHidden/>
              </w:rPr>
              <w:tab/>
            </w:r>
            <w:r>
              <w:rPr>
                <w:webHidden/>
              </w:rPr>
              <w:fldChar w:fldCharType="begin"/>
            </w:r>
            <w:r>
              <w:rPr>
                <w:webHidden/>
              </w:rPr>
              <w:instrText xml:space="preserve"> PAGEREF _Toc218782216 \h </w:instrText>
            </w:r>
            <w:r>
              <w:rPr>
                <w:webHidden/>
              </w:rPr>
            </w:r>
            <w:r>
              <w:rPr>
                <w:webHidden/>
              </w:rPr>
              <w:fldChar w:fldCharType="separate"/>
            </w:r>
            <w:r>
              <w:rPr>
                <w:webHidden/>
              </w:rPr>
              <w:t>6</w:t>
            </w:r>
            <w:r>
              <w:rPr>
                <w:webHidden/>
              </w:rPr>
              <w:fldChar w:fldCharType="end"/>
            </w:r>
          </w:hyperlink>
        </w:p>
        <w:p w14:paraId="45E56759" w14:textId="69AFC05C" w:rsidR="001C2771" w:rsidRDefault="001C2771">
          <w:pPr>
            <w:pStyle w:val="TOC3"/>
            <w:rPr>
              <w:rFonts w:eastAsiaTheme="minorEastAsia"/>
              <w:color w:val="auto"/>
              <w:kern w:val="2"/>
              <w:sz w:val="24"/>
              <w:szCs w:val="24"/>
              <w14:ligatures w14:val="standardContextual"/>
            </w:rPr>
          </w:pPr>
          <w:hyperlink w:anchor="_Toc218782217" w:history="1">
            <w:r w:rsidRPr="00540750">
              <w:rPr>
                <w:rStyle w:val="Hyperlink"/>
                <w:rFonts w:asciiTheme="majorHAnsi" w:hAnsiTheme="majorHAnsi"/>
              </w:rPr>
              <w:t>3.1.2.</w:t>
            </w:r>
            <w:r w:rsidRPr="00540750">
              <w:rPr>
                <w:rStyle w:val="Hyperlink"/>
              </w:rPr>
              <w:t xml:space="preserve"> Added Fields</w:t>
            </w:r>
            <w:r>
              <w:rPr>
                <w:webHidden/>
              </w:rPr>
              <w:tab/>
            </w:r>
            <w:r>
              <w:rPr>
                <w:webHidden/>
              </w:rPr>
              <w:fldChar w:fldCharType="begin"/>
            </w:r>
            <w:r>
              <w:rPr>
                <w:webHidden/>
              </w:rPr>
              <w:instrText xml:space="preserve"> PAGEREF _Toc218782217 \h </w:instrText>
            </w:r>
            <w:r>
              <w:rPr>
                <w:webHidden/>
              </w:rPr>
            </w:r>
            <w:r>
              <w:rPr>
                <w:webHidden/>
              </w:rPr>
              <w:fldChar w:fldCharType="separate"/>
            </w:r>
            <w:r>
              <w:rPr>
                <w:webHidden/>
              </w:rPr>
              <w:t>7</w:t>
            </w:r>
            <w:r>
              <w:rPr>
                <w:webHidden/>
              </w:rPr>
              <w:fldChar w:fldCharType="end"/>
            </w:r>
          </w:hyperlink>
        </w:p>
        <w:p w14:paraId="0CBA8AB1" w14:textId="6606D83D" w:rsidR="001C2771" w:rsidRDefault="001C2771">
          <w:pPr>
            <w:pStyle w:val="TOC1"/>
            <w:rPr>
              <w:rFonts w:eastAsiaTheme="minorEastAsia"/>
              <w:b w:val="0"/>
              <w:color w:val="auto"/>
              <w:kern w:val="2"/>
              <w:sz w:val="24"/>
              <w:szCs w:val="24"/>
              <w14:ligatures w14:val="standardContextual"/>
            </w:rPr>
          </w:pPr>
          <w:hyperlink w:anchor="_Toc218782218" w:history="1">
            <w:r w:rsidRPr="00540750">
              <w:rPr>
                <w:rStyle w:val="Hyperlink"/>
              </w:rPr>
              <w:t>4. Assumptions</w:t>
            </w:r>
            <w:r>
              <w:rPr>
                <w:webHidden/>
              </w:rPr>
              <w:tab/>
            </w:r>
            <w:r>
              <w:rPr>
                <w:webHidden/>
              </w:rPr>
              <w:fldChar w:fldCharType="begin"/>
            </w:r>
            <w:r>
              <w:rPr>
                <w:webHidden/>
              </w:rPr>
              <w:instrText xml:space="preserve"> PAGEREF _Toc218782218 \h </w:instrText>
            </w:r>
            <w:r>
              <w:rPr>
                <w:webHidden/>
              </w:rPr>
            </w:r>
            <w:r>
              <w:rPr>
                <w:webHidden/>
              </w:rPr>
              <w:fldChar w:fldCharType="separate"/>
            </w:r>
            <w:r>
              <w:rPr>
                <w:webHidden/>
              </w:rPr>
              <w:t>8</w:t>
            </w:r>
            <w:r>
              <w:rPr>
                <w:webHidden/>
              </w:rPr>
              <w:fldChar w:fldCharType="end"/>
            </w:r>
          </w:hyperlink>
        </w:p>
        <w:p w14:paraId="6B67551B" w14:textId="0AE85DE3" w:rsidR="001C2771" w:rsidRDefault="001C2771">
          <w:pPr>
            <w:pStyle w:val="TOC2"/>
            <w:rPr>
              <w:rFonts w:eastAsiaTheme="minorEastAsia"/>
              <w:color w:val="auto"/>
              <w:kern w:val="2"/>
              <w:sz w:val="24"/>
              <w:szCs w:val="24"/>
              <w14:ligatures w14:val="standardContextual"/>
            </w:rPr>
          </w:pPr>
          <w:hyperlink w:anchor="_Toc218782219" w:history="1">
            <w:r w:rsidRPr="00540750">
              <w:rPr>
                <w:rStyle w:val="Hyperlink"/>
              </w:rPr>
              <w:t>4.1. Required parameters</w:t>
            </w:r>
            <w:r>
              <w:rPr>
                <w:webHidden/>
              </w:rPr>
              <w:tab/>
            </w:r>
            <w:r>
              <w:rPr>
                <w:webHidden/>
              </w:rPr>
              <w:fldChar w:fldCharType="begin"/>
            </w:r>
            <w:r>
              <w:rPr>
                <w:webHidden/>
              </w:rPr>
              <w:instrText xml:space="preserve"> PAGEREF _Toc218782219 \h </w:instrText>
            </w:r>
            <w:r>
              <w:rPr>
                <w:webHidden/>
              </w:rPr>
            </w:r>
            <w:r>
              <w:rPr>
                <w:webHidden/>
              </w:rPr>
              <w:fldChar w:fldCharType="separate"/>
            </w:r>
            <w:r>
              <w:rPr>
                <w:webHidden/>
              </w:rPr>
              <w:t>8</w:t>
            </w:r>
            <w:r>
              <w:rPr>
                <w:webHidden/>
              </w:rPr>
              <w:fldChar w:fldCharType="end"/>
            </w:r>
          </w:hyperlink>
        </w:p>
        <w:p w14:paraId="7638DE79" w14:textId="684E27AA" w:rsidR="001C2771" w:rsidRDefault="001C2771">
          <w:pPr>
            <w:pStyle w:val="TOC1"/>
            <w:rPr>
              <w:rFonts w:eastAsiaTheme="minorEastAsia"/>
              <w:b w:val="0"/>
              <w:color w:val="auto"/>
              <w:kern w:val="2"/>
              <w:sz w:val="24"/>
              <w:szCs w:val="24"/>
              <w14:ligatures w14:val="standardContextual"/>
            </w:rPr>
          </w:pPr>
          <w:hyperlink w:anchor="_Toc218782220" w:history="1">
            <w:r w:rsidRPr="00540750">
              <w:rPr>
                <w:rStyle w:val="Hyperlink"/>
              </w:rPr>
              <w:t>5. Scenarios &amp; Examples</w:t>
            </w:r>
            <w:r>
              <w:rPr>
                <w:webHidden/>
              </w:rPr>
              <w:tab/>
            </w:r>
            <w:r>
              <w:rPr>
                <w:webHidden/>
              </w:rPr>
              <w:fldChar w:fldCharType="begin"/>
            </w:r>
            <w:r>
              <w:rPr>
                <w:webHidden/>
              </w:rPr>
              <w:instrText xml:space="preserve"> PAGEREF _Toc218782220 \h </w:instrText>
            </w:r>
            <w:r>
              <w:rPr>
                <w:webHidden/>
              </w:rPr>
            </w:r>
            <w:r>
              <w:rPr>
                <w:webHidden/>
              </w:rPr>
              <w:fldChar w:fldCharType="separate"/>
            </w:r>
            <w:r>
              <w:rPr>
                <w:webHidden/>
              </w:rPr>
              <w:t>9</w:t>
            </w:r>
            <w:r>
              <w:rPr>
                <w:webHidden/>
              </w:rPr>
              <w:fldChar w:fldCharType="end"/>
            </w:r>
          </w:hyperlink>
        </w:p>
        <w:p w14:paraId="7EBBB6EC" w14:textId="5B35D1FC" w:rsidR="001C2771" w:rsidRDefault="001C2771">
          <w:pPr>
            <w:pStyle w:val="TOC1"/>
            <w:rPr>
              <w:rFonts w:eastAsiaTheme="minorEastAsia"/>
              <w:b w:val="0"/>
              <w:color w:val="auto"/>
              <w:kern w:val="2"/>
              <w:sz w:val="24"/>
              <w:szCs w:val="24"/>
              <w14:ligatures w14:val="standardContextual"/>
            </w:rPr>
          </w:pPr>
          <w:hyperlink w:anchor="_Toc218782221" w:history="1">
            <w:r w:rsidRPr="00540750">
              <w:rPr>
                <w:rStyle w:val="Hyperlink"/>
              </w:rPr>
              <w:t>6. Estimate</w:t>
            </w:r>
            <w:r>
              <w:rPr>
                <w:webHidden/>
              </w:rPr>
              <w:tab/>
            </w:r>
            <w:r>
              <w:rPr>
                <w:webHidden/>
              </w:rPr>
              <w:fldChar w:fldCharType="begin"/>
            </w:r>
            <w:r>
              <w:rPr>
                <w:webHidden/>
              </w:rPr>
              <w:instrText xml:space="preserve"> PAGEREF _Toc218782221 \h </w:instrText>
            </w:r>
            <w:r>
              <w:rPr>
                <w:webHidden/>
              </w:rPr>
            </w:r>
            <w:r>
              <w:rPr>
                <w:webHidden/>
              </w:rPr>
              <w:fldChar w:fldCharType="separate"/>
            </w:r>
            <w:r>
              <w:rPr>
                <w:webHidden/>
              </w:rPr>
              <w:t>10</w:t>
            </w:r>
            <w:r>
              <w:rPr>
                <w:webHidden/>
              </w:rPr>
              <w:fldChar w:fldCharType="end"/>
            </w:r>
          </w:hyperlink>
        </w:p>
        <w:p w14:paraId="02657C64" w14:textId="4740EACD" w:rsidR="001C2771" w:rsidRDefault="001C2771">
          <w:pPr>
            <w:pStyle w:val="TOC1"/>
            <w:rPr>
              <w:rFonts w:eastAsiaTheme="minorEastAsia"/>
              <w:b w:val="0"/>
              <w:color w:val="auto"/>
              <w:kern w:val="2"/>
              <w:sz w:val="24"/>
              <w:szCs w:val="24"/>
              <w14:ligatures w14:val="standardContextual"/>
            </w:rPr>
          </w:pPr>
          <w:hyperlink w:anchor="_Toc218782222" w:history="1">
            <w:r w:rsidRPr="00540750">
              <w:rPr>
                <w:rStyle w:val="Hyperlink"/>
              </w:rPr>
              <w:t>7. Acceptance</w:t>
            </w:r>
            <w:r>
              <w:rPr>
                <w:webHidden/>
              </w:rPr>
              <w:tab/>
            </w:r>
            <w:r>
              <w:rPr>
                <w:webHidden/>
              </w:rPr>
              <w:fldChar w:fldCharType="begin"/>
            </w:r>
            <w:r>
              <w:rPr>
                <w:webHidden/>
              </w:rPr>
              <w:instrText xml:space="preserve"> PAGEREF _Toc218782222 \h </w:instrText>
            </w:r>
            <w:r>
              <w:rPr>
                <w:webHidden/>
              </w:rPr>
            </w:r>
            <w:r>
              <w:rPr>
                <w:webHidden/>
              </w:rPr>
              <w:fldChar w:fldCharType="separate"/>
            </w:r>
            <w:r>
              <w:rPr>
                <w:webHidden/>
              </w:rPr>
              <w:t>11</w:t>
            </w:r>
            <w:r>
              <w:rPr>
                <w:webHidden/>
              </w:rPr>
              <w:fldChar w:fldCharType="end"/>
            </w:r>
          </w:hyperlink>
        </w:p>
        <w:p w14:paraId="45501A1D" w14:textId="0A61B729" w:rsidR="002F75AC" w:rsidRDefault="002F75AC" w:rsidP="00BC7CAE">
          <w:pPr>
            <w:rPr>
              <w:bCs/>
              <w:noProof/>
            </w:rPr>
          </w:pPr>
          <w:r>
            <w:rPr>
              <w:rFonts w:asciiTheme="majorHAnsi" w:hAnsiTheme="majorHAnsi" w:cs="Arial"/>
              <w:b/>
              <w:color w:val="002D62"/>
            </w:rPr>
            <w:fldChar w:fldCharType="end"/>
          </w:r>
        </w:p>
      </w:sdtContent>
    </w:sdt>
    <w:p w14:paraId="2D06A86C" w14:textId="6FCA96A8" w:rsidR="00D51B81" w:rsidRPr="008B0FB1" w:rsidRDefault="00D51B81" w:rsidP="1CF84012">
      <w:pPr>
        <w:pStyle w:val="Header"/>
        <w:tabs>
          <w:tab w:val="clear" w:pos="4680"/>
          <w:tab w:val="clear" w:pos="9360"/>
        </w:tabs>
        <w:ind w:left="720"/>
        <w:rPr>
          <w:noProof/>
        </w:rPr>
      </w:pPr>
    </w:p>
    <w:p w14:paraId="7378018F" w14:textId="77777777" w:rsidR="00AD30DE" w:rsidRDefault="00B671D9" w:rsidP="008A0648">
      <w:pPr>
        <w:pStyle w:val="Heading1"/>
      </w:pPr>
      <w:bookmarkStart w:id="19" w:name="_Toc218782208"/>
      <w:r>
        <w:lastRenderedPageBreak/>
        <w:t>Introduction</w:t>
      </w:r>
      <w:bookmarkEnd w:id="19"/>
    </w:p>
    <w:p w14:paraId="5DE0D258" w14:textId="643EB397" w:rsidR="0088256C" w:rsidRDefault="00B671D9" w:rsidP="4D2FF9E2">
      <w:pPr>
        <w:pStyle w:val="Heading2"/>
      </w:pPr>
      <w:bookmarkStart w:id="20" w:name="_Toc218782209"/>
      <w:r>
        <w:t xml:space="preserve">Overview of </w:t>
      </w:r>
      <w:r w:rsidR="00BC7E2A">
        <w:t>Proposed Solution</w:t>
      </w:r>
      <w:bookmarkEnd w:id="20"/>
    </w:p>
    <w:p w14:paraId="7EC6A0EC" w14:textId="1E404C70" w:rsidR="00997E24" w:rsidRPr="002C2373" w:rsidRDefault="00F57EB6" w:rsidP="00997E24">
      <w:pPr>
        <w:pStyle w:val="CS-Body"/>
        <w:rPr>
          <w:b/>
          <w:bCs/>
          <w:u w:val="single"/>
        </w:rPr>
      </w:pPr>
      <w:bookmarkStart w:id="21" w:name="_Hlk208932737"/>
      <w:bookmarkStart w:id="22" w:name="_Hlk208931401"/>
      <w:r>
        <w:rPr>
          <w:b/>
          <w:bCs/>
          <w:u w:val="single"/>
        </w:rPr>
        <w:t>Optional Mandatory Segmentation by GL Account</w:t>
      </w:r>
    </w:p>
    <w:bookmarkEnd w:id="21"/>
    <w:p w14:paraId="4ED973E1" w14:textId="426CDCF1" w:rsidR="00C07E6A" w:rsidRDefault="00F57EB6" w:rsidP="00F57EB6">
      <w:pPr>
        <w:pStyle w:val="CS-Body"/>
      </w:pPr>
      <w:r>
        <w:t>AIR</w:t>
      </w:r>
      <w:r w:rsidR="004B6272">
        <w:t xml:space="preserve"> requires the ability to set the </w:t>
      </w:r>
      <w:r w:rsidR="00F02C97">
        <w:t xml:space="preserve">standard </w:t>
      </w:r>
      <w:r w:rsidR="004B6272">
        <w:t>segment</w:t>
      </w:r>
      <w:r w:rsidR="00735718">
        <w:t>s, Locations</w:t>
      </w:r>
      <w:r>
        <w:t xml:space="preserve">, </w:t>
      </w:r>
      <w:r w:rsidR="00735718">
        <w:t>Departments</w:t>
      </w:r>
      <w:r>
        <w:t xml:space="preserve"> and Market Sectors (Classes)</w:t>
      </w:r>
      <w:r w:rsidR="689BC198">
        <w:t>,</w:t>
      </w:r>
      <w:r w:rsidR="00735718">
        <w:t xml:space="preserve"> </w:t>
      </w:r>
      <w:bookmarkEnd w:id="22"/>
      <w:r>
        <w:t xml:space="preserve">as mandatory based on selections made on the </w:t>
      </w:r>
      <w:r w:rsidR="005F2302">
        <w:t xml:space="preserve">GL account. </w:t>
      </w:r>
    </w:p>
    <w:p w14:paraId="6E9B4871" w14:textId="028E79D5" w:rsidR="005F2302" w:rsidRDefault="005F2302" w:rsidP="00F57EB6">
      <w:pPr>
        <w:pStyle w:val="CS-Body"/>
      </w:pPr>
      <w:r>
        <w:t>Each account record will have checkboxes which determine if the segmentation should be required</w:t>
      </w:r>
      <w:r w:rsidR="00DC297F">
        <w:t xml:space="preserve"> or not. </w:t>
      </w:r>
    </w:p>
    <w:p w14:paraId="33DEEE8E" w14:textId="1F138333" w:rsidR="00A255CA" w:rsidRDefault="00A255CA" w:rsidP="1CF84012">
      <w:pPr>
        <w:pStyle w:val="CS-Body"/>
        <w:rPr>
          <w:b/>
          <w:bCs/>
        </w:rPr>
      </w:pPr>
      <w:r w:rsidRPr="1CF84012">
        <w:rPr>
          <w:b/>
          <w:bCs/>
        </w:rPr>
        <w:t>However, if the selected form has a segment marked as mandatory or disabled</w:t>
      </w:r>
      <w:r w:rsidR="1773B2C5" w:rsidRPr="1CF84012">
        <w:rPr>
          <w:b/>
          <w:bCs/>
        </w:rPr>
        <w:t xml:space="preserve"> via the custom form settings</w:t>
      </w:r>
      <w:r w:rsidRPr="1CF84012">
        <w:rPr>
          <w:b/>
          <w:bCs/>
        </w:rPr>
        <w:t xml:space="preserve">, then the form preferences </w:t>
      </w:r>
      <w:r w:rsidR="3A0937E9" w:rsidRPr="1CF84012">
        <w:rPr>
          <w:b/>
          <w:bCs/>
        </w:rPr>
        <w:t>will</w:t>
      </w:r>
      <w:r w:rsidRPr="1CF84012">
        <w:rPr>
          <w:b/>
          <w:bCs/>
        </w:rPr>
        <w:t xml:space="preserve"> take precedence over the script. </w:t>
      </w:r>
    </w:p>
    <w:p w14:paraId="7FAE52BC" w14:textId="78A6B726" w:rsidR="00B0042D" w:rsidRPr="00B4387F" w:rsidRDefault="00B0042D" w:rsidP="00B0042D">
      <w:pPr>
        <w:pStyle w:val="CS-Body"/>
        <w:rPr>
          <w:rFonts w:ascii="Arial" w:eastAsia="Arial" w:hAnsi="Arial" w:cs="Arial"/>
          <w:color w:val="666666" w:themeColor="background2" w:themeShade="80"/>
          <w:u w:val="single"/>
        </w:rPr>
      </w:pPr>
      <w:bookmarkStart w:id="23" w:name="_Hlk208933214"/>
      <w:r w:rsidRPr="51E431EC">
        <w:rPr>
          <w:rFonts w:ascii="Arial" w:eastAsia="Arial" w:hAnsi="Arial" w:cs="Arial"/>
          <w:color w:val="666666" w:themeColor="background2" w:themeShade="80"/>
          <w:u w:val="single"/>
        </w:rPr>
        <w:t>Below is the context for this enhancement</w:t>
      </w:r>
      <w:r w:rsidR="001A5A1B" w:rsidRPr="51E431EC">
        <w:rPr>
          <w:rFonts w:ascii="Arial" w:eastAsia="Arial" w:hAnsi="Arial" w:cs="Arial"/>
          <w:color w:val="666666" w:themeColor="background2" w:themeShade="80"/>
          <w:u w:val="single"/>
        </w:rPr>
        <w:t xml:space="preserve"> (</w:t>
      </w:r>
      <w:r w:rsidR="00C05601" w:rsidRPr="51E431EC">
        <w:rPr>
          <w:rFonts w:ascii="Arial" w:eastAsia="Arial" w:hAnsi="Arial" w:cs="Arial"/>
          <w:color w:val="666666" w:themeColor="background2" w:themeShade="80"/>
          <w:u w:val="single"/>
        </w:rPr>
        <w:t>all</w:t>
      </w:r>
      <w:r w:rsidR="001A5A1B" w:rsidRPr="51E431EC">
        <w:rPr>
          <w:rFonts w:ascii="Arial" w:eastAsia="Arial" w:hAnsi="Arial" w:cs="Arial"/>
          <w:color w:val="666666" w:themeColor="background2" w:themeShade="80"/>
          <w:u w:val="single"/>
        </w:rPr>
        <w:t xml:space="preserve"> parts)</w:t>
      </w:r>
      <w:r w:rsidRPr="51E431EC">
        <w:rPr>
          <w:rFonts w:ascii="Arial" w:eastAsia="Arial" w:hAnsi="Arial" w:cs="Arial"/>
          <w:color w:val="666666" w:themeColor="background2" w:themeShade="80"/>
          <w:u w:val="single"/>
        </w:rPr>
        <w:t>:</w:t>
      </w:r>
    </w:p>
    <w:p w14:paraId="7E211EE2" w14:textId="56649CBD" w:rsidR="083001E2" w:rsidRDefault="083001E2" w:rsidP="51E431EC">
      <w:pPr>
        <w:pStyle w:val="CS-Body"/>
        <w:rPr>
          <w:rFonts w:ascii="Arial" w:eastAsia="Arial" w:hAnsi="Arial" w:cs="Arial"/>
          <w:color w:val="666666" w:themeColor="background2" w:themeShade="80"/>
        </w:rPr>
      </w:pPr>
      <w:r w:rsidRPr="51E431EC">
        <w:rPr>
          <w:rFonts w:ascii="Arial" w:eastAsia="Arial" w:hAnsi="Arial" w:cs="Arial"/>
          <w:color w:val="666666" w:themeColor="background2" w:themeShade="80"/>
        </w:rPr>
        <w:t>The following transactions will need to be included in this enhancement:</w:t>
      </w:r>
    </w:p>
    <w:p w14:paraId="4EAB4368" w14:textId="04320900" w:rsidR="083001E2" w:rsidRPr="00B26579" w:rsidRDefault="083001E2" w:rsidP="00B26579">
      <w:pPr>
        <w:pStyle w:val="ListParagraph"/>
        <w:rPr>
          <w:color w:val="666666" w:themeColor="text2"/>
        </w:rPr>
      </w:pPr>
      <w:r w:rsidRPr="00B26579">
        <w:rPr>
          <w:color w:val="666666" w:themeColor="text2"/>
        </w:rPr>
        <w:t>Journal Entry (priority 1)</w:t>
      </w:r>
    </w:p>
    <w:p w14:paraId="0628F1D7" w14:textId="675A1DC2" w:rsidR="083001E2" w:rsidRPr="00B26579" w:rsidRDefault="083001E2" w:rsidP="00B26579">
      <w:pPr>
        <w:pStyle w:val="ListParagraph"/>
        <w:rPr>
          <w:color w:val="666666" w:themeColor="text2"/>
        </w:rPr>
      </w:pPr>
      <w:r w:rsidRPr="00B26579">
        <w:rPr>
          <w:color w:val="666666" w:themeColor="text2"/>
        </w:rPr>
        <w:t>Advanced Intercompany Journal Entry (priority 1)</w:t>
      </w:r>
    </w:p>
    <w:p w14:paraId="626EE709" w14:textId="7F4F22BF" w:rsidR="083001E2" w:rsidRPr="00B26579" w:rsidRDefault="083001E2" w:rsidP="00B26579">
      <w:pPr>
        <w:pStyle w:val="ListParagraph"/>
        <w:rPr>
          <w:color w:val="666666" w:themeColor="text2"/>
        </w:rPr>
      </w:pPr>
      <w:r w:rsidRPr="00B26579">
        <w:rPr>
          <w:color w:val="666666" w:themeColor="text2"/>
        </w:rPr>
        <w:t>Vendor Bill (priority 1)</w:t>
      </w:r>
    </w:p>
    <w:p w14:paraId="3D24ED1D" w14:textId="50B99704" w:rsidR="083001E2" w:rsidRPr="00B26579" w:rsidRDefault="083001E2" w:rsidP="00B26579">
      <w:pPr>
        <w:pStyle w:val="ListParagraph"/>
        <w:rPr>
          <w:color w:val="666666" w:themeColor="text2"/>
        </w:rPr>
      </w:pPr>
      <w:r w:rsidRPr="00B26579">
        <w:rPr>
          <w:color w:val="666666" w:themeColor="text2"/>
        </w:rPr>
        <w:t>Vendor Credit (priority 1)</w:t>
      </w:r>
    </w:p>
    <w:p w14:paraId="70E47848" w14:textId="4BE4B1E7" w:rsidR="083001E2" w:rsidRPr="00B26579" w:rsidRDefault="083001E2" w:rsidP="00B26579">
      <w:pPr>
        <w:pStyle w:val="ListParagraph"/>
        <w:rPr>
          <w:color w:val="666666" w:themeColor="text2"/>
        </w:rPr>
      </w:pPr>
      <w:r w:rsidRPr="00B26579">
        <w:rPr>
          <w:color w:val="666666" w:themeColor="text2"/>
        </w:rPr>
        <w:t>Purchase Order (priority 1)</w:t>
      </w:r>
    </w:p>
    <w:p w14:paraId="77B82731" w14:textId="1469FAB0" w:rsidR="083001E2" w:rsidRPr="00B26579" w:rsidRDefault="083001E2" w:rsidP="00B26579">
      <w:pPr>
        <w:pStyle w:val="ListParagraph"/>
        <w:rPr>
          <w:color w:val="666666" w:themeColor="text2"/>
        </w:rPr>
      </w:pPr>
      <w:r w:rsidRPr="00B26579">
        <w:rPr>
          <w:color w:val="666666" w:themeColor="text2"/>
        </w:rPr>
        <w:t>Sales Order (priority 1)</w:t>
      </w:r>
    </w:p>
    <w:p w14:paraId="699D521F" w14:textId="58C63156" w:rsidR="083001E2" w:rsidRPr="00B26579" w:rsidRDefault="083001E2" w:rsidP="00B26579">
      <w:pPr>
        <w:pStyle w:val="ListParagraph"/>
        <w:rPr>
          <w:color w:val="666666" w:themeColor="text2"/>
        </w:rPr>
      </w:pPr>
      <w:r w:rsidRPr="00B26579">
        <w:rPr>
          <w:color w:val="666666" w:themeColor="text2"/>
        </w:rPr>
        <w:t>Invoice (priority 1)</w:t>
      </w:r>
    </w:p>
    <w:p w14:paraId="2E421596" w14:textId="3C0DEA8A" w:rsidR="083001E2" w:rsidRPr="00B26579" w:rsidRDefault="083001E2" w:rsidP="00B26579">
      <w:pPr>
        <w:pStyle w:val="ListParagraph"/>
        <w:rPr>
          <w:color w:val="666666" w:themeColor="text2"/>
        </w:rPr>
      </w:pPr>
      <w:r w:rsidRPr="00B26579">
        <w:rPr>
          <w:color w:val="666666" w:themeColor="text2"/>
        </w:rPr>
        <w:t>Credit Memo (priority 1)</w:t>
      </w:r>
    </w:p>
    <w:p w14:paraId="30CE2D24" w14:textId="5DC165EA" w:rsidR="083001E2" w:rsidRPr="00B26579" w:rsidRDefault="083001E2" w:rsidP="00B26579">
      <w:pPr>
        <w:pStyle w:val="ListParagraph"/>
        <w:rPr>
          <w:color w:val="666666" w:themeColor="text2"/>
        </w:rPr>
      </w:pPr>
      <w:r w:rsidRPr="00B26579">
        <w:rPr>
          <w:color w:val="666666" w:themeColor="text2"/>
        </w:rPr>
        <w:t>Bill Payment (priority 2)</w:t>
      </w:r>
    </w:p>
    <w:p w14:paraId="2318212A" w14:textId="75CC4250" w:rsidR="083001E2" w:rsidRPr="00B26579" w:rsidRDefault="083001E2" w:rsidP="00B26579">
      <w:pPr>
        <w:pStyle w:val="ListParagraph"/>
        <w:rPr>
          <w:rFonts w:ascii="Arial" w:eastAsia="Arial" w:hAnsi="Arial" w:cs="Arial"/>
          <w:color w:val="666666" w:themeColor="text2"/>
        </w:rPr>
      </w:pPr>
      <w:r w:rsidRPr="00B26579">
        <w:rPr>
          <w:color w:val="666666" w:themeColor="text2"/>
        </w:rPr>
        <w:t>Customer Payment (priority 2)</w:t>
      </w:r>
    </w:p>
    <w:p w14:paraId="156F3B11" w14:textId="73ED4624" w:rsidR="083001E2" w:rsidRPr="00B26579" w:rsidRDefault="083001E2" w:rsidP="00B26579">
      <w:pPr>
        <w:pStyle w:val="ListParagraph"/>
        <w:rPr>
          <w:rFonts w:ascii="Arial" w:eastAsia="Arial" w:hAnsi="Arial" w:cs="Arial"/>
          <w:color w:val="666666" w:themeColor="text2"/>
        </w:rPr>
      </w:pPr>
      <w:r w:rsidRPr="00B26579">
        <w:rPr>
          <w:color w:val="666666" w:themeColor="text2"/>
        </w:rPr>
        <w:t xml:space="preserve">Item </w:t>
      </w:r>
      <w:r w:rsidR="006B3904" w:rsidRPr="00B26579">
        <w:rPr>
          <w:color w:val="666666" w:themeColor="text2"/>
        </w:rPr>
        <w:t>Fulfillment</w:t>
      </w:r>
      <w:r w:rsidRPr="00B26579">
        <w:rPr>
          <w:color w:val="666666" w:themeColor="text2"/>
        </w:rPr>
        <w:t xml:space="preserve"> (priority 2)</w:t>
      </w:r>
    </w:p>
    <w:p w14:paraId="6FB53F45" w14:textId="448C5E11" w:rsidR="083001E2" w:rsidRPr="00B26579" w:rsidRDefault="083001E2" w:rsidP="00B26579">
      <w:pPr>
        <w:pStyle w:val="ListParagraph"/>
        <w:rPr>
          <w:rFonts w:ascii="Arial" w:eastAsia="Arial" w:hAnsi="Arial" w:cs="Arial"/>
          <w:color w:val="666666" w:themeColor="text2"/>
        </w:rPr>
      </w:pPr>
      <w:r w:rsidRPr="00B26579">
        <w:rPr>
          <w:color w:val="666666" w:themeColor="text2"/>
        </w:rPr>
        <w:t>Item Receipt (priority 2)</w:t>
      </w:r>
    </w:p>
    <w:p w14:paraId="076D601C" w14:textId="345434A1" w:rsidR="51E431EC" w:rsidRDefault="573BF0F3" w:rsidP="51E431EC">
      <w:pPr>
        <w:pStyle w:val="CS-Body"/>
        <w:rPr>
          <w:rFonts w:ascii="Arial" w:eastAsia="Arial" w:hAnsi="Arial" w:cs="Arial"/>
          <w:color w:val="666666" w:themeColor="background2" w:themeShade="80"/>
        </w:rPr>
      </w:pPr>
      <w:r w:rsidRPr="1CF84012">
        <w:rPr>
          <w:rFonts w:ascii="Arial" w:eastAsia="Arial" w:hAnsi="Arial" w:cs="Arial"/>
          <w:color w:val="666666" w:themeColor="background2" w:themeShade="80"/>
        </w:rPr>
        <w:t>This enhancement should work in the UI and CSV contexts.</w:t>
      </w:r>
    </w:p>
    <w:p w14:paraId="1F03890B" w14:textId="77777777" w:rsidR="00B671D9" w:rsidRDefault="005E6D65" w:rsidP="00B671D9">
      <w:pPr>
        <w:pStyle w:val="Heading2"/>
      </w:pPr>
      <w:bookmarkStart w:id="24" w:name="_Toc218782210"/>
      <w:bookmarkEnd w:id="23"/>
      <w:r>
        <w:t>Business Requirements</w:t>
      </w:r>
      <w:bookmarkEnd w:id="24"/>
    </w:p>
    <w:tbl>
      <w:tblPr>
        <w:tblStyle w:val="TableGrid"/>
        <w:tblW w:w="10080" w:type="dxa"/>
        <w:tblLook w:val="04A0" w:firstRow="1" w:lastRow="0" w:firstColumn="1" w:lastColumn="0" w:noHBand="0" w:noVBand="1"/>
      </w:tblPr>
      <w:tblGrid>
        <w:gridCol w:w="1170"/>
        <w:gridCol w:w="8910"/>
      </w:tblGrid>
      <w:tr w:rsidR="005E6D65" w:rsidRPr="005E6D65" w14:paraId="6B6D0EC8" w14:textId="77777777" w:rsidTr="00251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5AD3B51" w14:textId="77777777" w:rsidR="005E6D65" w:rsidRPr="005E6D65" w:rsidRDefault="00C66EB0" w:rsidP="005E6D65">
            <w:pPr>
              <w:pStyle w:val="CS-Body"/>
              <w:rPr>
                <w:color w:val="FFFFFF" w:themeColor="background1"/>
              </w:rPr>
            </w:pPr>
            <w:r>
              <w:rPr>
                <w:color w:val="FFFFFF" w:themeColor="background1"/>
              </w:rPr>
              <w:t>DevOps ID</w:t>
            </w:r>
          </w:p>
        </w:tc>
        <w:tc>
          <w:tcPr>
            <w:tcW w:w="8910" w:type="dxa"/>
          </w:tcPr>
          <w:p w14:paraId="41C987D7" w14:textId="77777777" w:rsidR="005E6D65" w:rsidRPr="005E6D65" w:rsidRDefault="005E6D65" w:rsidP="005E6D65">
            <w:pPr>
              <w:pStyle w:val="CS-Body"/>
              <w:cnfStyle w:val="100000000000" w:firstRow="1" w:lastRow="0" w:firstColumn="0" w:lastColumn="0" w:oddVBand="0" w:evenVBand="0" w:oddHBand="0" w:evenHBand="0" w:firstRowFirstColumn="0" w:firstRowLastColumn="0" w:lastRowFirstColumn="0" w:lastRowLastColumn="0"/>
              <w:rPr>
                <w:color w:val="FFFFFF" w:themeColor="background1"/>
              </w:rPr>
            </w:pPr>
            <w:r w:rsidRPr="005E6D65">
              <w:rPr>
                <w:color w:val="FFFFFF" w:themeColor="background1"/>
              </w:rPr>
              <w:t>Description</w:t>
            </w:r>
          </w:p>
        </w:tc>
      </w:tr>
      <w:tr w:rsidR="005E6D65" w14:paraId="720D85DF" w14:textId="77777777" w:rsidTr="00251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1DCFA07" w14:textId="7B04DEE4" w:rsidR="005E6D65" w:rsidRDefault="006D2277" w:rsidP="00BE7CD0">
            <w:pPr>
              <w:pStyle w:val="CS-Body"/>
            </w:pPr>
            <w:r>
              <w:t>78328</w:t>
            </w:r>
          </w:p>
        </w:tc>
        <w:tc>
          <w:tcPr>
            <w:tcW w:w="8910" w:type="dxa"/>
          </w:tcPr>
          <w:p w14:paraId="2570C3A0" w14:textId="26E12E39" w:rsidR="005E6D65" w:rsidRDefault="006D2277" w:rsidP="006A45B4">
            <w:pPr>
              <w:pStyle w:val="CS-Body"/>
              <w:cnfStyle w:val="000000100000" w:firstRow="0" w:lastRow="0" w:firstColumn="0" w:lastColumn="0" w:oddVBand="0" w:evenVBand="0" w:oddHBand="1" w:evenHBand="0" w:firstRowFirstColumn="0" w:firstRowLastColumn="0" w:lastRowFirstColumn="0" w:lastRowLastColumn="0"/>
            </w:pPr>
            <w:r w:rsidRPr="006D2277">
              <w:t>Ability to set segmentations as mandatory by GL account</w:t>
            </w:r>
          </w:p>
        </w:tc>
      </w:tr>
    </w:tbl>
    <w:p w14:paraId="008EFB1C" w14:textId="77777777" w:rsidR="005E6D65" w:rsidRPr="005E6D65" w:rsidRDefault="005E6D65" w:rsidP="005E6D65">
      <w:pPr>
        <w:pStyle w:val="CS-Body"/>
      </w:pPr>
    </w:p>
    <w:p w14:paraId="084415DA" w14:textId="77777777" w:rsidR="00AD30DE" w:rsidRDefault="005E6D65" w:rsidP="008A0648">
      <w:pPr>
        <w:pStyle w:val="Heading1"/>
      </w:pPr>
      <w:bookmarkStart w:id="25" w:name="_Toc218782211"/>
      <w:r>
        <w:lastRenderedPageBreak/>
        <w:t>Justification</w:t>
      </w:r>
      <w:bookmarkEnd w:id="25"/>
    </w:p>
    <w:p w14:paraId="3706F3E9" w14:textId="77777777" w:rsidR="00A1501E" w:rsidRDefault="005E6D65" w:rsidP="00A1501E">
      <w:pPr>
        <w:pStyle w:val="Heading2"/>
      </w:pPr>
      <w:bookmarkStart w:id="26" w:name="_Toc218782212"/>
      <w:r>
        <w:t>Current Functionality</w:t>
      </w:r>
      <w:bookmarkEnd w:id="26"/>
    </w:p>
    <w:p w14:paraId="02492872" w14:textId="6559D46C" w:rsidR="00F54E67" w:rsidRPr="00F54E67" w:rsidRDefault="00A13BC8" w:rsidP="00F54E67">
      <w:pPr>
        <w:pStyle w:val="CS-Body"/>
      </w:pPr>
      <w:r>
        <w:t>Currently, standard NetSuite will allow you to s</w:t>
      </w:r>
      <w:r w:rsidR="008D013B">
        <w:t>et locations and departments</w:t>
      </w:r>
      <w:r>
        <w:t xml:space="preserve"> as mandatory</w:t>
      </w:r>
      <w:r w:rsidR="00B32068">
        <w:t xml:space="preserve"> </w:t>
      </w:r>
      <w:r w:rsidR="002379C5">
        <w:t xml:space="preserve">across all transactions regardless of account. </w:t>
      </w:r>
    </w:p>
    <w:p w14:paraId="2A2A7542" w14:textId="77777777" w:rsidR="005E6D65" w:rsidRDefault="005E6D65" w:rsidP="005E6D65">
      <w:pPr>
        <w:pStyle w:val="Heading2"/>
      </w:pPr>
      <w:bookmarkStart w:id="27" w:name="_Toc218782213"/>
      <w:r>
        <w:t>Workarounds Considered</w:t>
      </w:r>
      <w:bookmarkEnd w:id="27"/>
      <w:r w:rsidR="00726E24">
        <w:t xml:space="preserve"> </w:t>
      </w:r>
    </w:p>
    <w:p w14:paraId="26273B55" w14:textId="252559E2" w:rsidR="00680E90" w:rsidRPr="00680E90" w:rsidRDefault="00680E90" w:rsidP="00680E90">
      <w:pPr>
        <w:pStyle w:val="CS-Body"/>
      </w:pPr>
      <w:r>
        <w:t xml:space="preserve">The team considered </w:t>
      </w:r>
      <w:r w:rsidR="0046601D">
        <w:t xml:space="preserve">using out of the box functionality for setting </w:t>
      </w:r>
      <w:r w:rsidR="009560F7">
        <w:t>locations and departments</w:t>
      </w:r>
      <w:r w:rsidR="0046601D">
        <w:t xml:space="preserve"> to be mandatory on all transactions</w:t>
      </w:r>
      <w:r w:rsidR="00586122">
        <w:t xml:space="preserve"> but this did not meet AIR’s requirements. </w:t>
      </w:r>
    </w:p>
    <w:p w14:paraId="174E644C" w14:textId="77777777" w:rsidR="005E6D65" w:rsidRDefault="005E6D65" w:rsidP="005E6D65">
      <w:pPr>
        <w:pStyle w:val="Heading2"/>
      </w:pPr>
      <w:bookmarkStart w:id="28" w:name="_Toc218782214"/>
      <w:r>
        <w:t>Enhancement Benefits</w:t>
      </w:r>
      <w:bookmarkEnd w:id="28"/>
    </w:p>
    <w:p w14:paraId="478237BD" w14:textId="239299B4" w:rsidR="003E676B" w:rsidRPr="003E676B" w:rsidRDefault="003E676B" w:rsidP="003E676B">
      <w:pPr>
        <w:pStyle w:val="CS-Body"/>
      </w:pPr>
      <w:r>
        <w:t xml:space="preserve">This enhancement will enforce validation controls to ensure that any transaction posted to an account configured with mandatory </w:t>
      </w:r>
      <w:r w:rsidR="002379C5">
        <w:t>segmentation</w:t>
      </w:r>
      <w:r>
        <w:t xml:space="preserve"> attributes cannot be submitted without the required segment values. By systematically enforcing these conditions, the risk of user oversight, such as omitting critical reporting dimensions on applicable transaction types, is significantly reduced.</w:t>
      </w:r>
    </w:p>
    <w:p w14:paraId="4F80F251" w14:textId="77777777" w:rsidR="005E6D65" w:rsidRDefault="005E6D65" w:rsidP="008A0648">
      <w:pPr>
        <w:pStyle w:val="Heading1"/>
      </w:pPr>
      <w:bookmarkStart w:id="29" w:name="_Toc218782215"/>
      <w:bookmarkStart w:id="30" w:name="_Toc506805754"/>
      <w:r>
        <w:lastRenderedPageBreak/>
        <w:t>Detailed Design Specifications</w:t>
      </w:r>
      <w:bookmarkEnd w:id="29"/>
    </w:p>
    <w:p w14:paraId="07ACAEC1" w14:textId="02E3EC89" w:rsidR="49DDE071" w:rsidRDefault="49DDE071" w:rsidP="1CF84012">
      <w:pPr>
        <w:pStyle w:val="CS-Body"/>
        <w:rPr>
          <w:b/>
          <w:bCs/>
          <w:u w:val="single"/>
        </w:rPr>
      </w:pPr>
      <w:r w:rsidRPr="1CF84012">
        <w:rPr>
          <w:b/>
          <w:bCs/>
          <w:u w:val="single"/>
        </w:rPr>
        <w:t>Important to Note:</w:t>
      </w:r>
    </w:p>
    <w:p w14:paraId="08FE4FA4" w14:textId="0FDDE2F4" w:rsidR="1F951D0A" w:rsidRDefault="1F951D0A" w:rsidP="1CF84012">
      <w:pPr>
        <w:pStyle w:val="CS-Body"/>
        <w:numPr>
          <w:ilvl w:val="0"/>
          <w:numId w:val="1"/>
        </w:numPr>
      </w:pPr>
      <w:r>
        <w:t>The following script logic will always be present on all custom forms for the stated transaction types, however if a segment field is marked as mandatory either by the system (from features such as inventory</w:t>
      </w:r>
      <w:r w:rsidR="00E7362D">
        <w:t>) or</w:t>
      </w:r>
      <w:r>
        <w:t xml:space="preserve"> marked as mandatory on custom form preferences by the </w:t>
      </w:r>
      <w:r w:rsidR="0EC5DCF1">
        <w:t>client, that will take precedence over the script logic and those fields will stay mandatory.</w:t>
      </w:r>
    </w:p>
    <w:p w14:paraId="6CF6E3D6" w14:textId="24C610CB" w:rsidR="0EC5DCF1" w:rsidRDefault="0EC5DCF1" w:rsidP="1CF84012">
      <w:pPr>
        <w:pStyle w:val="CS-Body"/>
        <w:numPr>
          <w:ilvl w:val="1"/>
          <w:numId w:val="1"/>
        </w:numPr>
      </w:pPr>
      <w:r>
        <w:t xml:space="preserve">For example, if </w:t>
      </w:r>
      <w:r w:rsidR="00E56CEE">
        <w:t>Department</w:t>
      </w:r>
      <w:r>
        <w:t xml:space="preserve"> </w:t>
      </w:r>
      <w:r w:rsidR="00E56CEE">
        <w:t xml:space="preserve">is defined </w:t>
      </w:r>
      <w:r w:rsidR="00FA746C">
        <w:t>as</w:t>
      </w:r>
      <w:r w:rsidR="00E56CEE">
        <w:t xml:space="preserve"> </w:t>
      </w:r>
      <w:r w:rsidR="00220178">
        <w:t>not mandatory on the 20000 Account Payable account</w:t>
      </w:r>
      <w:r>
        <w:t xml:space="preserve"> but </w:t>
      </w:r>
      <w:r w:rsidR="00220178">
        <w:t>AIR</w:t>
      </w:r>
      <w:r>
        <w:t xml:space="preserve"> customizes their vendor bill form to have </w:t>
      </w:r>
      <w:r w:rsidR="00220178">
        <w:t>Department</w:t>
      </w:r>
      <w:r>
        <w:t xml:space="preserve"> be mandatory at the header level (hitting an Accounts Payable type account), then </w:t>
      </w:r>
      <w:r w:rsidR="00220178">
        <w:t>Department</w:t>
      </w:r>
      <w:r>
        <w:t xml:space="preserve"> will be mandatory</w:t>
      </w:r>
      <w:r w:rsidR="710C459F">
        <w:t>.</w:t>
      </w:r>
    </w:p>
    <w:p w14:paraId="40C3E86D" w14:textId="3D449A19" w:rsidR="001A5A1B" w:rsidRPr="002C2373" w:rsidRDefault="00856816" w:rsidP="001A5A1B">
      <w:pPr>
        <w:pStyle w:val="CS-Body"/>
        <w:rPr>
          <w:b/>
          <w:bCs/>
          <w:u w:val="single"/>
        </w:rPr>
      </w:pPr>
      <w:r>
        <w:rPr>
          <w:b/>
          <w:bCs/>
          <w:u w:val="single"/>
        </w:rPr>
        <w:t>Mandatory Departments, Classes, or Locations by GL Account</w:t>
      </w:r>
    </w:p>
    <w:p w14:paraId="0C3C2D01" w14:textId="2CBDD4EA" w:rsidR="00F82125" w:rsidRDefault="000F2A05" w:rsidP="00F82125">
      <w:pPr>
        <w:pStyle w:val="CS-Body"/>
      </w:pPr>
      <w:r>
        <w:t xml:space="preserve">The script must </w:t>
      </w:r>
      <w:r w:rsidR="0022051F">
        <w:t xml:space="preserve">recognize the account being affected on a certain transaction. If the account </w:t>
      </w:r>
      <w:r w:rsidR="00821C9E">
        <w:t>selected</w:t>
      </w:r>
      <w:r w:rsidR="0022051F">
        <w:t xml:space="preserve"> </w:t>
      </w:r>
      <w:r w:rsidR="00F82125">
        <w:t>has any of the below fields marked as TRUE then the</w:t>
      </w:r>
      <w:r w:rsidR="00411E5D">
        <w:t xml:space="preserve"> applicable segments should be mandatory:</w:t>
      </w:r>
    </w:p>
    <w:p w14:paraId="086578A7" w14:textId="05D96FA6" w:rsidR="0022051F" w:rsidRDefault="00411E5D" w:rsidP="00F82125">
      <w:pPr>
        <w:pStyle w:val="CS-Body"/>
        <w:numPr>
          <w:ilvl w:val="0"/>
          <w:numId w:val="40"/>
        </w:numPr>
      </w:pPr>
      <w:r>
        <w:t>Department Mandatory</w:t>
      </w:r>
    </w:p>
    <w:p w14:paraId="5527A95C" w14:textId="2952C030" w:rsidR="0022051F" w:rsidRDefault="00411E5D" w:rsidP="0022051F">
      <w:pPr>
        <w:pStyle w:val="CS-Body"/>
        <w:numPr>
          <w:ilvl w:val="0"/>
          <w:numId w:val="40"/>
        </w:numPr>
      </w:pPr>
      <w:r>
        <w:t>Market Sector Mandatory</w:t>
      </w:r>
    </w:p>
    <w:p w14:paraId="32A0ACA6" w14:textId="58CF6290" w:rsidR="00411E5D" w:rsidRDefault="00411E5D" w:rsidP="0022051F">
      <w:pPr>
        <w:pStyle w:val="CS-Body"/>
        <w:numPr>
          <w:ilvl w:val="0"/>
          <w:numId w:val="40"/>
        </w:numPr>
      </w:pPr>
      <w:r>
        <w:t>Location Mandatory</w:t>
      </w:r>
    </w:p>
    <w:p w14:paraId="085B437F" w14:textId="41984194" w:rsidR="0022051F" w:rsidRDefault="0022051F" w:rsidP="0022051F">
      <w:pPr>
        <w:pStyle w:val="CS-Body"/>
      </w:pPr>
      <w:r>
        <w:t xml:space="preserve">Then the script must </w:t>
      </w:r>
      <w:r w:rsidR="00020F40">
        <w:t>set</w:t>
      </w:r>
      <w:r w:rsidR="00411E5D">
        <w:t xml:space="preserve"> the segments </w:t>
      </w:r>
      <w:r w:rsidR="00020F40">
        <w:t xml:space="preserve">as mandatory on the line affecting that account. The user should receive </w:t>
      </w:r>
      <w:r w:rsidR="00E215CD">
        <w:t>a pop-up</w:t>
      </w:r>
      <w:r w:rsidR="00020F40">
        <w:t xml:space="preserve"> message</w:t>
      </w:r>
      <w:r w:rsidR="00E215CD">
        <w:t>:</w:t>
      </w:r>
      <w:r w:rsidR="00020F40">
        <w:t xml:space="preserve"> “You are entering </w:t>
      </w:r>
      <w:r w:rsidR="00E215CD">
        <w:t xml:space="preserve">a transaction for an </w:t>
      </w:r>
      <w:r w:rsidR="00906332">
        <w:t>account wh</w:t>
      </w:r>
      <w:r w:rsidR="00411E5D">
        <w:t>ich requires {</w:t>
      </w:r>
      <w:r w:rsidR="00411E5D" w:rsidRPr="00411E5D">
        <w:rPr>
          <w:i/>
          <w:iCs/>
        </w:rPr>
        <w:t>segments required</w:t>
      </w:r>
      <w:r w:rsidR="00411E5D">
        <w:t xml:space="preserve">}. </w:t>
      </w:r>
      <w:r w:rsidR="00906332">
        <w:t>Pleas</w:t>
      </w:r>
      <w:r w:rsidR="00411E5D">
        <w:t xml:space="preserve">e ensure these segments are populated </w:t>
      </w:r>
      <w:r w:rsidR="00906332">
        <w:t>before continuing.”</w:t>
      </w:r>
      <w:r w:rsidR="00974C36">
        <w:t xml:space="preserve"> However, if the selected form has a segment marked as mandatory or disabled, then the form preferences should take precedence over the script.</w:t>
      </w:r>
    </w:p>
    <w:p w14:paraId="4D38A916" w14:textId="2142CF10" w:rsidR="00D85F5A" w:rsidRPr="00D85F5A" w:rsidRDefault="00D85F5A" w:rsidP="00D85F5A">
      <w:pPr>
        <w:spacing w:after="200"/>
        <w:rPr>
          <w:rFonts w:ascii="Arial" w:eastAsia="Arial" w:hAnsi="Arial" w:cs="Arial"/>
          <w:color w:val="666666" w:themeColor="background2" w:themeShade="80"/>
          <w:u w:val="single"/>
        </w:rPr>
      </w:pPr>
      <w:r w:rsidRPr="00D85F5A">
        <w:rPr>
          <w:rFonts w:ascii="Arial" w:eastAsia="Arial" w:hAnsi="Arial" w:cs="Arial"/>
          <w:color w:val="666666" w:themeColor="background2" w:themeShade="80"/>
          <w:u w:val="single"/>
        </w:rPr>
        <w:t>Below is the context for this enhancement (all parts):</w:t>
      </w:r>
    </w:p>
    <w:p w14:paraId="11BB9B8B" w14:textId="1EFF35A7" w:rsidR="00D85F5A" w:rsidRPr="00B26579" w:rsidRDefault="00D85F5A" w:rsidP="00D85F5A">
      <w:pPr>
        <w:spacing w:after="200"/>
        <w:rPr>
          <w:rFonts w:ascii="Arial" w:eastAsia="Arial" w:hAnsi="Arial" w:cs="Arial"/>
          <w:color w:val="666666" w:themeColor="text2"/>
        </w:rPr>
      </w:pPr>
      <w:r w:rsidRPr="00B26579">
        <w:rPr>
          <w:rFonts w:ascii="Arial" w:eastAsia="Arial" w:hAnsi="Arial" w:cs="Arial"/>
          <w:color w:val="666666" w:themeColor="text2"/>
        </w:rPr>
        <w:t>The following transactions will need to be included in this enhancement:</w:t>
      </w:r>
    </w:p>
    <w:p w14:paraId="73ACDB31" w14:textId="64DE40A1" w:rsidR="001016D6" w:rsidRPr="001016D6" w:rsidRDefault="001016D6" w:rsidP="00B26579">
      <w:pPr>
        <w:pStyle w:val="ListParagraph"/>
        <w:numPr>
          <w:ilvl w:val="0"/>
          <w:numId w:val="45"/>
        </w:numPr>
        <w:rPr>
          <w:b/>
          <w:bCs/>
          <w:color w:val="666666" w:themeColor="text2"/>
        </w:rPr>
      </w:pPr>
      <w:r w:rsidRPr="001016D6">
        <w:rPr>
          <w:b/>
          <w:bCs/>
          <w:color w:val="666666" w:themeColor="text2"/>
        </w:rPr>
        <w:t>Phase 1</w:t>
      </w:r>
    </w:p>
    <w:p w14:paraId="654AE236" w14:textId="03EB446E" w:rsidR="00D85F5A" w:rsidRPr="00B26579" w:rsidRDefault="00D85F5A" w:rsidP="001016D6">
      <w:pPr>
        <w:pStyle w:val="ListParagraph"/>
        <w:numPr>
          <w:ilvl w:val="1"/>
          <w:numId w:val="45"/>
        </w:numPr>
        <w:rPr>
          <w:color w:val="666666" w:themeColor="text2"/>
        </w:rPr>
      </w:pPr>
      <w:r w:rsidRPr="00B26579">
        <w:rPr>
          <w:color w:val="666666" w:themeColor="text2"/>
        </w:rPr>
        <w:t>Journal Entry</w:t>
      </w:r>
      <w:r w:rsidR="0CD24F94" w:rsidRPr="00B26579">
        <w:rPr>
          <w:rFonts w:eastAsiaTheme="minorEastAsia"/>
          <w:color w:val="666666" w:themeColor="text2"/>
        </w:rPr>
        <w:t xml:space="preserve"> (priority 1)</w:t>
      </w:r>
    </w:p>
    <w:p w14:paraId="04D50CBC" w14:textId="675A1DC2" w:rsidR="00D85F5A" w:rsidRPr="00B26579" w:rsidRDefault="00D85F5A" w:rsidP="001016D6">
      <w:pPr>
        <w:pStyle w:val="ListParagraph"/>
        <w:numPr>
          <w:ilvl w:val="1"/>
          <w:numId w:val="45"/>
        </w:numPr>
        <w:rPr>
          <w:color w:val="666666" w:themeColor="text2"/>
        </w:rPr>
      </w:pPr>
      <w:r w:rsidRPr="00B26579">
        <w:rPr>
          <w:color w:val="666666" w:themeColor="text2"/>
        </w:rPr>
        <w:t>Advanced Intercompany Journal Entry</w:t>
      </w:r>
      <w:r w:rsidR="57C9A147" w:rsidRPr="00B26579">
        <w:rPr>
          <w:rFonts w:eastAsiaTheme="minorEastAsia"/>
          <w:color w:val="666666" w:themeColor="text2"/>
        </w:rPr>
        <w:t xml:space="preserve"> (priority 1)</w:t>
      </w:r>
    </w:p>
    <w:p w14:paraId="7C5636F9" w14:textId="3137C498" w:rsidR="00D85F5A" w:rsidRPr="00B26579" w:rsidRDefault="00D85F5A" w:rsidP="001016D6">
      <w:pPr>
        <w:pStyle w:val="ListParagraph"/>
        <w:numPr>
          <w:ilvl w:val="1"/>
          <w:numId w:val="45"/>
        </w:numPr>
        <w:rPr>
          <w:rFonts w:ascii="Arial" w:eastAsia="Arial" w:hAnsi="Arial" w:cs="Arial"/>
          <w:color w:val="666666" w:themeColor="text2"/>
        </w:rPr>
      </w:pPr>
      <w:r w:rsidRPr="00B26579">
        <w:rPr>
          <w:rFonts w:ascii="Arial" w:eastAsia="Arial" w:hAnsi="Arial" w:cs="Arial"/>
          <w:color w:val="666666" w:themeColor="text2"/>
        </w:rPr>
        <w:t>Vendor Bill</w:t>
      </w:r>
      <w:r w:rsidR="57C9A147" w:rsidRPr="00B26579">
        <w:rPr>
          <w:color w:val="666666" w:themeColor="text2"/>
        </w:rPr>
        <w:t xml:space="preserve"> (priority </w:t>
      </w:r>
      <w:r w:rsidR="001016D6">
        <w:rPr>
          <w:color w:val="666666" w:themeColor="text2"/>
        </w:rPr>
        <w:t>2</w:t>
      </w:r>
      <w:r w:rsidR="57C9A147" w:rsidRPr="00B26579">
        <w:rPr>
          <w:color w:val="666666" w:themeColor="text2"/>
        </w:rPr>
        <w:t>)</w:t>
      </w:r>
    </w:p>
    <w:p w14:paraId="1287F4E2" w14:textId="4B8EE733" w:rsidR="00D85F5A" w:rsidRPr="00B26579" w:rsidRDefault="00D85F5A" w:rsidP="001016D6">
      <w:pPr>
        <w:pStyle w:val="ListParagraph"/>
        <w:numPr>
          <w:ilvl w:val="1"/>
          <w:numId w:val="45"/>
        </w:numPr>
        <w:rPr>
          <w:color w:val="666666" w:themeColor="text2"/>
        </w:rPr>
      </w:pPr>
      <w:r w:rsidRPr="00B26579">
        <w:rPr>
          <w:color w:val="666666" w:themeColor="text2"/>
        </w:rPr>
        <w:t>Vendor Credit</w:t>
      </w:r>
      <w:r w:rsidR="5FB16710" w:rsidRPr="00B26579">
        <w:rPr>
          <w:rFonts w:eastAsiaTheme="minorEastAsia"/>
          <w:color w:val="666666" w:themeColor="text2"/>
        </w:rPr>
        <w:t xml:space="preserve"> (priority </w:t>
      </w:r>
      <w:r w:rsidR="001016D6">
        <w:rPr>
          <w:rFonts w:eastAsiaTheme="minorEastAsia"/>
          <w:color w:val="666666" w:themeColor="text2"/>
        </w:rPr>
        <w:t>2</w:t>
      </w:r>
      <w:r w:rsidR="5FB16710" w:rsidRPr="00B26579">
        <w:rPr>
          <w:rFonts w:eastAsiaTheme="minorEastAsia"/>
          <w:color w:val="666666" w:themeColor="text2"/>
        </w:rPr>
        <w:t>)</w:t>
      </w:r>
    </w:p>
    <w:p w14:paraId="74DEC182" w14:textId="2BDC0BD8" w:rsidR="00D85F5A" w:rsidRPr="00B26579" w:rsidRDefault="00D85F5A" w:rsidP="001016D6">
      <w:pPr>
        <w:pStyle w:val="ListParagraph"/>
        <w:numPr>
          <w:ilvl w:val="1"/>
          <w:numId w:val="45"/>
        </w:numPr>
        <w:rPr>
          <w:rFonts w:ascii="Arial" w:eastAsia="Arial" w:hAnsi="Arial" w:cs="Arial"/>
          <w:color w:val="666666" w:themeColor="text2"/>
        </w:rPr>
      </w:pPr>
      <w:r w:rsidRPr="00B26579">
        <w:rPr>
          <w:rFonts w:ascii="Arial" w:eastAsia="Arial" w:hAnsi="Arial" w:cs="Arial"/>
          <w:color w:val="666666" w:themeColor="text2"/>
        </w:rPr>
        <w:t>Invoice</w:t>
      </w:r>
      <w:r w:rsidR="37E191FD" w:rsidRPr="00B26579">
        <w:rPr>
          <w:color w:val="666666" w:themeColor="text2"/>
        </w:rPr>
        <w:t xml:space="preserve"> (priority </w:t>
      </w:r>
      <w:r w:rsidR="001016D6">
        <w:rPr>
          <w:color w:val="666666" w:themeColor="text2"/>
        </w:rPr>
        <w:t>2</w:t>
      </w:r>
      <w:r w:rsidR="37E191FD" w:rsidRPr="00B26579">
        <w:rPr>
          <w:color w:val="666666" w:themeColor="text2"/>
        </w:rPr>
        <w:t>)</w:t>
      </w:r>
    </w:p>
    <w:p w14:paraId="32671AD7" w14:textId="47669E24" w:rsidR="00D85F5A" w:rsidRPr="00B26579" w:rsidRDefault="00D85F5A" w:rsidP="001016D6">
      <w:pPr>
        <w:pStyle w:val="ListParagraph"/>
        <w:numPr>
          <w:ilvl w:val="1"/>
          <w:numId w:val="45"/>
        </w:numPr>
        <w:rPr>
          <w:rFonts w:ascii="Arial" w:eastAsia="Arial" w:hAnsi="Arial" w:cs="Arial"/>
          <w:color w:val="666666" w:themeColor="text2"/>
        </w:rPr>
      </w:pPr>
      <w:r w:rsidRPr="00B26579">
        <w:rPr>
          <w:rFonts w:ascii="Arial" w:eastAsia="Arial" w:hAnsi="Arial" w:cs="Arial"/>
          <w:color w:val="666666" w:themeColor="text2"/>
        </w:rPr>
        <w:t>Credit Memo</w:t>
      </w:r>
      <w:r w:rsidR="6E69C7AE" w:rsidRPr="00B26579">
        <w:rPr>
          <w:color w:val="666666" w:themeColor="text2"/>
        </w:rPr>
        <w:t xml:space="preserve"> (priority </w:t>
      </w:r>
      <w:r w:rsidR="001016D6">
        <w:rPr>
          <w:color w:val="666666" w:themeColor="text2"/>
        </w:rPr>
        <w:t>2</w:t>
      </w:r>
      <w:r w:rsidR="6E69C7AE" w:rsidRPr="00B26579">
        <w:rPr>
          <w:color w:val="666666" w:themeColor="text2"/>
        </w:rPr>
        <w:t>)</w:t>
      </w:r>
    </w:p>
    <w:p w14:paraId="1246C8BF" w14:textId="5DC165EA" w:rsidR="0008551A" w:rsidRPr="00B26579"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Bill Payment (priority 2)</w:t>
      </w:r>
    </w:p>
    <w:p w14:paraId="048009EF" w14:textId="0D4C7791" w:rsidR="4A327C1D" w:rsidRPr="00B26579"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Vendor Prepayment (priority 2)</w:t>
      </w:r>
    </w:p>
    <w:p w14:paraId="49715A02" w14:textId="75CC4250" w:rsidR="4A327C1D" w:rsidRPr="001016D6"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Customer Payment (priority 2)</w:t>
      </w:r>
    </w:p>
    <w:p w14:paraId="7DE5A8DB" w14:textId="6CE3B66F" w:rsidR="001016D6" w:rsidRPr="001016D6" w:rsidRDefault="001016D6" w:rsidP="00B26579">
      <w:pPr>
        <w:pStyle w:val="ListParagraph"/>
        <w:numPr>
          <w:ilvl w:val="0"/>
          <w:numId w:val="45"/>
        </w:numPr>
        <w:rPr>
          <w:rFonts w:ascii="Arial" w:eastAsia="Arial" w:hAnsi="Arial" w:cs="Arial"/>
          <w:b/>
          <w:bCs/>
          <w:color w:val="666666" w:themeColor="text2"/>
        </w:rPr>
      </w:pPr>
      <w:r w:rsidRPr="001016D6">
        <w:rPr>
          <w:b/>
          <w:bCs/>
          <w:color w:val="666666" w:themeColor="text2"/>
        </w:rPr>
        <w:t>Phase 2</w:t>
      </w:r>
    </w:p>
    <w:p w14:paraId="7A9C29A6" w14:textId="37615A87" w:rsidR="001016D6" w:rsidRPr="00B26579" w:rsidRDefault="001016D6" w:rsidP="001016D6">
      <w:pPr>
        <w:pStyle w:val="ListParagraph"/>
        <w:numPr>
          <w:ilvl w:val="1"/>
          <w:numId w:val="45"/>
        </w:numPr>
        <w:rPr>
          <w:color w:val="666666" w:themeColor="text2"/>
        </w:rPr>
      </w:pPr>
      <w:r w:rsidRPr="00B26579">
        <w:rPr>
          <w:color w:val="666666" w:themeColor="text2"/>
        </w:rPr>
        <w:t>Purchase Order</w:t>
      </w:r>
      <w:r w:rsidRPr="00B26579">
        <w:rPr>
          <w:rFonts w:eastAsiaTheme="minorEastAsia"/>
          <w:color w:val="666666" w:themeColor="text2"/>
        </w:rPr>
        <w:t xml:space="preserve"> (priority </w:t>
      </w:r>
      <w:r>
        <w:rPr>
          <w:rFonts w:eastAsiaTheme="minorEastAsia"/>
          <w:color w:val="666666" w:themeColor="text2"/>
        </w:rPr>
        <w:t>3</w:t>
      </w:r>
      <w:r w:rsidRPr="00B26579">
        <w:rPr>
          <w:rFonts w:eastAsiaTheme="minorEastAsia"/>
          <w:color w:val="666666" w:themeColor="text2"/>
        </w:rPr>
        <w:t>)</w:t>
      </w:r>
    </w:p>
    <w:p w14:paraId="41AF3BF6" w14:textId="3060B69E" w:rsidR="001016D6" w:rsidRPr="001016D6" w:rsidRDefault="001016D6" w:rsidP="001016D6">
      <w:pPr>
        <w:pStyle w:val="ListParagraph"/>
        <w:numPr>
          <w:ilvl w:val="1"/>
          <w:numId w:val="45"/>
        </w:numPr>
        <w:rPr>
          <w:color w:val="666666" w:themeColor="text2"/>
        </w:rPr>
      </w:pPr>
      <w:r w:rsidRPr="00B26579">
        <w:rPr>
          <w:color w:val="666666" w:themeColor="text2"/>
        </w:rPr>
        <w:t xml:space="preserve">Sales Order </w:t>
      </w:r>
      <w:r w:rsidRPr="00B26579">
        <w:rPr>
          <w:rFonts w:eastAsiaTheme="minorEastAsia"/>
          <w:color w:val="666666" w:themeColor="text2"/>
        </w:rPr>
        <w:t xml:space="preserve">(priority </w:t>
      </w:r>
      <w:r>
        <w:rPr>
          <w:rFonts w:eastAsiaTheme="minorEastAsia"/>
          <w:color w:val="666666" w:themeColor="text2"/>
        </w:rPr>
        <w:t>3)</w:t>
      </w:r>
      <w:r w:rsidRPr="00B26579">
        <w:rPr>
          <w:rFonts w:eastAsiaTheme="minorEastAsia"/>
          <w:color w:val="666666" w:themeColor="text2"/>
        </w:rPr>
        <w:t xml:space="preserve"> </w:t>
      </w:r>
    </w:p>
    <w:p w14:paraId="77DB5A7F" w14:textId="291491D1" w:rsidR="4A327C1D" w:rsidRPr="00B26579"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 xml:space="preserve">Item </w:t>
      </w:r>
      <w:r w:rsidR="00B26579" w:rsidRPr="00B26579">
        <w:rPr>
          <w:color w:val="666666" w:themeColor="text2"/>
        </w:rPr>
        <w:t>Fulfillment</w:t>
      </w:r>
      <w:r w:rsidRPr="00B26579">
        <w:rPr>
          <w:color w:val="666666" w:themeColor="text2"/>
        </w:rPr>
        <w:t xml:space="preserve"> (priority </w:t>
      </w:r>
      <w:r w:rsidR="001016D6">
        <w:rPr>
          <w:color w:val="666666" w:themeColor="text2"/>
        </w:rPr>
        <w:t>4</w:t>
      </w:r>
      <w:r w:rsidRPr="00B26579">
        <w:rPr>
          <w:color w:val="666666" w:themeColor="text2"/>
        </w:rPr>
        <w:t>)</w:t>
      </w:r>
    </w:p>
    <w:p w14:paraId="27402817" w14:textId="02D95C00" w:rsidR="4A327C1D" w:rsidRPr="00B26579"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 xml:space="preserve">Item Receipt (priority </w:t>
      </w:r>
      <w:r w:rsidR="001016D6">
        <w:rPr>
          <w:color w:val="666666" w:themeColor="text2"/>
        </w:rPr>
        <w:t>4</w:t>
      </w:r>
      <w:r w:rsidRPr="00B26579">
        <w:rPr>
          <w:color w:val="666666" w:themeColor="text2"/>
        </w:rPr>
        <w:t>)</w:t>
      </w:r>
    </w:p>
    <w:p w14:paraId="378724AD" w14:textId="0B8B8EA0" w:rsidR="001016D6" w:rsidRPr="00856816" w:rsidRDefault="4A327C1D" w:rsidP="001016D6">
      <w:pPr>
        <w:pStyle w:val="ListParagraph"/>
        <w:numPr>
          <w:ilvl w:val="1"/>
          <w:numId w:val="45"/>
        </w:numPr>
        <w:rPr>
          <w:rFonts w:ascii="Arial" w:eastAsia="Arial" w:hAnsi="Arial" w:cs="Arial"/>
          <w:color w:val="666666" w:themeColor="text2"/>
        </w:rPr>
      </w:pPr>
      <w:r w:rsidRPr="00B26579">
        <w:rPr>
          <w:color w:val="666666" w:themeColor="text2"/>
        </w:rPr>
        <w:t xml:space="preserve">Assembly Build (priority </w:t>
      </w:r>
      <w:r w:rsidR="001016D6">
        <w:rPr>
          <w:color w:val="666666" w:themeColor="text2"/>
        </w:rPr>
        <w:t>4)</w:t>
      </w:r>
    </w:p>
    <w:p w14:paraId="28D2C7D5" w14:textId="77777777" w:rsidR="00856816" w:rsidRDefault="00856816" w:rsidP="00856816">
      <w:pPr>
        <w:spacing w:after="240"/>
        <w:rPr>
          <w:rFonts w:ascii="Arial" w:eastAsia="Arial" w:hAnsi="Arial" w:cs="Arial"/>
          <w:b/>
          <w:bCs/>
          <w:color w:val="666666" w:themeColor="text2"/>
          <w:u w:val="single"/>
        </w:rPr>
      </w:pPr>
    </w:p>
    <w:p w14:paraId="3F8AADD9" w14:textId="77777777" w:rsidR="00856816" w:rsidRDefault="00856816" w:rsidP="00856816">
      <w:pPr>
        <w:spacing w:after="240"/>
        <w:rPr>
          <w:rFonts w:ascii="Arial" w:eastAsia="Arial" w:hAnsi="Arial" w:cs="Arial"/>
          <w:b/>
          <w:bCs/>
          <w:color w:val="666666" w:themeColor="text2"/>
          <w:u w:val="single"/>
        </w:rPr>
      </w:pPr>
    </w:p>
    <w:p w14:paraId="0F9DCE3F" w14:textId="77777777" w:rsidR="00856816" w:rsidRDefault="00856816" w:rsidP="00856816">
      <w:pPr>
        <w:spacing w:after="240"/>
        <w:rPr>
          <w:rFonts w:ascii="Arial" w:eastAsia="Arial" w:hAnsi="Arial" w:cs="Arial"/>
          <w:b/>
          <w:bCs/>
          <w:color w:val="666666" w:themeColor="text2"/>
          <w:u w:val="single"/>
        </w:rPr>
      </w:pPr>
    </w:p>
    <w:p w14:paraId="0A1D5687" w14:textId="463C3A85" w:rsidR="00856816" w:rsidRDefault="00856816" w:rsidP="00856816">
      <w:pPr>
        <w:spacing w:after="240"/>
        <w:rPr>
          <w:rFonts w:ascii="Arial" w:eastAsia="Arial" w:hAnsi="Arial" w:cs="Arial"/>
          <w:b/>
          <w:bCs/>
          <w:color w:val="666666" w:themeColor="text2"/>
          <w:u w:val="single"/>
        </w:rPr>
      </w:pPr>
      <w:r w:rsidRPr="00856816">
        <w:rPr>
          <w:rFonts w:ascii="Arial" w:eastAsia="Arial" w:hAnsi="Arial" w:cs="Arial"/>
          <w:b/>
          <w:bCs/>
          <w:color w:val="666666" w:themeColor="text2"/>
          <w:u w:val="single"/>
        </w:rPr>
        <w:lastRenderedPageBreak/>
        <w:t>Specific Transaction Requirements</w:t>
      </w:r>
    </w:p>
    <w:p w14:paraId="100DEE7B" w14:textId="72D69152" w:rsidR="00856816" w:rsidRPr="00856816" w:rsidRDefault="00856816" w:rsidP="00856816">
      <w:pPr>
        <w:pStyle w:val="ListParagraph"/>
        <w:numPr>
          <w:ilvl w:val="0"/>
          <w:numId w:val="45"/>
        </w:numPr>
        <w:spacing w:after="240" w:line="276" w:lineRule="auto"/>
        <w:rPr>
          <w:rFonts w:ascii="Arial" w:eastAsia="Arial" w:hAnsi="Arial" w:cs="Arial"/>
          <w:b/>
          <w:bCs/>
          <w:color w:val="666666" w:themeColor="text2"/>
        </w:rPr>
      </w:pPr>
      <w:r w:rsidRPr="00856816">
        <w:rPr>
          <w:rFonts w:ascii="Arial" w:eastAsia="Arial" w:hAnsi="Arial" w:cs="Arial"/>
          <w:b/>
          <w:bCs/>
          <w:color w:val="666666" w:themeColor="text2"/>
        </w:rPr>
        <w:t>Journal Entry and Advanced Journal Entry</w:t>
      </w:r>
    </w:p>
    <w:p w14:paraId="74395CFD" w14:textId="02E74E58" w:rsidR="00856816" w:rsidRDefault="00856816" w:rsidP="00856816">
      <w:pPr>
        <w:pStyle w:val="ListParagraph"/>
        <w:numPr>
          <w:ilvl w:val="1"/>
          <w:numId w:val="45"/>
        </w:numPr>
        <w:spacing w:after="240" w:line="276" w:lineRule="auto"/>
        <w:rPr>
          <w:rFonts w:ascii="Arial" w:eastAsia="Arial" w:hAnsi="Arial" w:cs="Arial"/>
          <w:color w:val="666666" w:themeColor="text2"/>
        </w:rPr>
      </w:pPr>
      <w:r w:rsidRPr="00856816">
        <w:rPr>
          <w:rFonts w:ascii="Arial" w:eastAsia="Arial" w:hAnsi="Arial" w:cs="Arial"/>
          <w:color w:val="666666" w:themeColor="text2"/>
        </w:rPr>
        <w:t xml:space="preserve">Only required based on the line level accounts. </w:t>
      </w:r>
    </w:p>
    <w:p w14:paraId="3FAA64C8" w14:textId="5A7012D1" w:rsidR="00914A81" w:rsidRDefault="00914A81"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If a journal is being created through CV import and has the Skip Segmentation Validation field marked as true, do not run validations. </w:t>
      </w:r>
    </w:p>
    <w:p w14:paraId="39388B56" w14:textId="00036D3B" w:rsidR="00914A81" w:rsidRDefault="00914A81" w:rsidP="00914A81">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proofErr w:type="spellStart"/>
      <w:r w:rsidR="00C82E25" w:rsidRPr="00C82E25">
        <w:rPr>
          <w:rFonts w:ascii="Arial" w:eastAsia="Arial" w:hAnsi="Arial" w:cs="Arial"/>
          <w:i/>
          <w:iCs/>
          <w:color w:val="666666" w:themeColor="text2"/>
        </w:rPr>
        <w:t>custbody_crw_exclude_seg_val</w:t>
      </w:r>
      <w:proofErr w:type="spellEnd"/>
    </w:p>
    <w:p w14:paraId="5B338D9F" w14:textId="37B7A8E6" w:rsidR="00856816" w:rsidRPr="00856816" w:rsidRDefault="00856816" w:rsidP="00856816">
      <w:pPr>
        <w:pStyle w:val="ListParagraph"/>
        <w:numPr>
          <w:ilvl w:val="0"/>
          <w:numId w:val="45"/>
        </w:numPr>
        <w:spacing w:after="240" w:line="276" w:lineRule="auto"/>
        <w:rPr>
          <w:rFonts w:ascii="Arial" w:eastAsia="Arial" w:hAnsi="Arial" w:cs="Arial"/>
          <w:b/>
          <w:bCs/>
          <w:color w:val="666666" w:themeColor="text2"/>
        </w:rPr>
      </w:pPr>
      <w:r w:rsidRPr="00856816">
        <w:rPr>
          <w:rFonts w:ascii="Arial" w:eastAsia="Arial" w:hAnsi="Arial" w:cs="Arial"/>
          <w:b/>
          <w:bCs/>
          <w:color w:val="666666" w:themeColor="text2"/>
        </w:rPr>
        <w:t>Invoice</w:t>
      </w:r>
    </w:p>
    <w:p w14:paraId="2B358E3F" w14:textId="5A8B4035" w:rsidR="00856816" w:rsidRDefault="00856816"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4A8B4447" w14:textId="7E6A4E9F"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856816">
        <w:rPr>
          <w:rFonts w:ascii="Arial" w:eastAsia="Arial" w:hAnsi="Arial" w:cs="Arial"/>
          <w:b/>
          <w:bCs/>
          <w:color w:val="666666" w:themeColor="text2"/>
        </w:rPr>
        <w:t>Account</w:t>
      </w:r>
      <w:r>
        <w:rPr>
          <w:rFonts w:ascii="Arial" w:eastAsia="Arial" w:hAnsi="Arial" w:cs="Arial"/>
          <w:color w:val="666666" w:themeColor="text2"/>
        </w:rPr>
        <w:t xml:space="preserve"> field (ID: </w:t>
      </w:r>
      <w:r w:rsidRPr="00856816">
        <w:rPr>
          <w:rFonts w:ascii="Arial" w:eastAsia="Arial" w:hAnsi="Arial" w:cs="Arial"/>
          <w:i/>
          <w:iCs/>
          <w:color w:val="666666" w:themeColor="text2"/>
        </w:rPr>
        <w:t>account</w:t>
      </w:r>
      <w:r>
        <w:rPr>
          <w:rFonts w:ascii="Arial" w:eastAsia="Arial" w:hAnsi="Arial" w:cs="Arial"/>
          <w:color w:val="666666" w:themeColor="text2"/>
        </w:rPr>
        <w:t xml:space="preserve">) should be referenced for required segments on the header level segmentation fields. </w:t>
      </w:r>
    </w:p>
    <w:p w14:paraId="2ED3B831" w14:textId="61E9A75E" w:rsidR="00856816" w:rsidRDefault="00856816"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Item Line</w:t>
      </w:r>
    </w:p>
    <w:p w14:paraId="728CF005" w14:textId="4C537662"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mandatory segments should be based on the selected </w:t>
      </w:r>
      <w:r w:rsidRPr="00856816">
        <w:rPr>
          <w:rFonts w:ascii="Arial" w:eastAsia="Arial" w:hAnsi="Arial" w:cs="Arial"/>
          <w:b/>
          <w:bCs/>
          <w:color w:val="666666" w:themeColor="text2"/>
        </w:rPr>
        <w:t>item</w:t>
      </w:r>
      <w:r>
        <w:rPr>
          <w:rFonts w:ascii="Arial" w:eastAsia="Arial" w:hAnsi="Arial" w:cs="Arial"/>
          <w:color w:val="666666" w:themeColor="text2"/>
        </w:rPr>
        <w:t xml:space="preserve"> on each item line. </w:t>
      </w:r>
    </w:p>
    <w:p w14:paraId="1FC9AF59" w14:textId="51541713"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Income account field on the item stores the account for the lookup. </w:t>
      </w:r>
    </w:p>
    <w:p w14:paraId="5E3B78D5" w14:textId="6866FF2F" w:rsidR="00856816" w:rsidRDefault="00856816" w:rsidP="00856816">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proofErr w:type="spellStart"/>
      <w:proofErr w:type="gramStart"/>
      <w:r w:rsidRPr="00856816">
        <w:rPr>
          <w:rFonts w:ascii="Arial" w:eastAsia="Arial" w:hAnsi="Arial" w:cs="Arial"/>
          <w:i/>
          <w:iCs/>
          <w:color w:val="666666" w:themeColor="text2"/>
        </w:rPr>
        <w:t>incomeaccount</w:t>
      </w:r>
      <w:proofErr w:type="spellEnd"/>
      <w:proofErr w:type="gramEnd"/>
    </w:p>
    <w:p w14:paraId="2D6B21F0" w14:textId="6286E4D7" w:rsidR="00856816" w:rsidRPr="00856816" w:rsidRDefault="00856816" w:rsidP="00856816">
      <w:pPr>
        <w:pStyle w:val="ListParagraph"/>
        <w:numPr>
          <w:ilvl w:val="0"/>
          <w:numId w:val="45"/>
        </w:numPr>
        <w:spacing w:after="240" w:line="276" w:lineRule="auto"/>
        <w:rPr>
          <w:rFonts w:ascii="Arial" w:eastAsia="Arial" w:hAnsi="Arial" w:cs="Arial"/>
          <w:b/>
          <w:bCs/>
          <w:color w:val="666666" w:themeColor="text2"/>
        </w:rPr>
      </w:pPr>
      <w:r w:rsidRPr="00856816">
        <w:rPr>
          <w:rFonts w:ascii="Arial" w:eastAsia="Arial" w:hAnsi="Arial" w:cs="Arial"/>
          <w:b/>
          <w:bCs/>
          <w:color w:val="666666" w:themeColor="text2"/>
        </w:rPr>
        <w:t>Credit Memo</w:t>
      </w:r>
    </w:p>
    <w:p w14:paraId="06ACB064" w14:textId="77777777" w:rsidR="00856816" w:rsidRDefault="00856816"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29F79697" w14:textId="77777777"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856816">
        <w:rPr>
          <w:rFonts w:ascii="Arial" w:eastAsia="Arial" w:hAnsi="Arial" w:cs="Arial"/>
          <w:b/>
          <w:bCs/>
          <w:color w:val="666666" w:themeColor="text2"/>
        </w:rPr>
        <w:t>Account</w:t>
      </w:r>
      <w:r>
        <w:rPr>
          <w:rFonts w:ascii="Arial" w:eastAsia="Arial" w:hAnsi="Arial" w:cs="Arial"/>
          <w:color w:val="666666" w:themeColor="text2"/>
        </w:rPr>
        <w:t xml:space="preserve"> field (ID: </w:t>
      </w:r>
      <w:r w:rsidRPr="00856816">
        <w:rPr>
          <w:rFonts w:ascii="Arial" w:eastAsia="Arial" w:hAnsi="Arial" w:cs="Arial"/>
          <w:i/>
          <w:iCs/>
          <w:color w:val="666666" w:themeColor="text2"/>
        </w:rPr>
        <w:t>account</w:t>
      </w:r>
      <w:r>
        <w:rPr>
          <w:rFonts w:ascii="Arial" w:eastAsia="Arial" w:hAnsi="Arial" w:cs="Arial"/>
          <w:color w:val="666666" w:themeColor="text2"/>
        </w:rPr>
        <w:t xml:space="preserve">) should be referenced for required segments on the header level segmentation fields. </w:t>
      </w:r>
    </w:p>
    <w:p w14:paraId="1A58E36B" w14:textId="77777777" w:rsidR="00856816" w:rsidRDefault="00856816"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Item Line</w:t>
      </w:r>
    </w:p>
    <w:p w14:paraId="5F193B10" w14:textId="77777777"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mandatory segments should be based on the selected </w:t>
      </w:r>
      <w:r w:rsidRPr="00856816">
        <w:rPr>
          <w:rFonts w:ascii="Arial" w:eastAsia="Arial" w:hAnsi="Arial" w:cs="Arial"/>
          <w:b/>
          <w:bCs/>
          <w:color w:val="666666" w:themeColor="text2"/>
        </w:rPr>
        <w:t>item</w:t>
      </w:r>
      <w:r>
        <w:rPr>
          <w:rFonts w:ascii="Arial" w:eastAsia="Arial" w:hAnsi="Arial" w:cs="Arial"/>
          <w:color w:val="666666" w:themeColor="text2"/>
        </w:rPr>
        <w:t xml:space="preserve"> on each item line. </w:t>
      </w:r>
    </w:p>
    <w:p w14:paraId="65FBC1AE" w14:textId="7AB9D7BC" w:rsidR="00856816" w:rsidRDefault="00856816" w:rsidP="00856816">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 xml:space="preserve">Income </w:t>
      </w:r>
      <w:r w:rsidR="0090234E" w:rsidRPr="0090234E">
        <w:rPr>
          <w:rFonts w:ascii="Arial" w:eastAsia="Arial" w:hAnsi="Arial" w:cs="Arial"/>
          <w:b/>
          <w:bCs/>
          <w:color w:val="666666" w:themeColor="text2"/>
        </w:rPr>
        <w:t>A</w:t>
      </w:r>
      <w:r w:rsidRPr="0090234E">
        <w:rPr>
          <w:rFonts w:ascii="Arial" w:eastAsia="Arial" w:hAnsi="Arial" w:cs="Arial"/>
          <w:b/>
          <w:bCs/>
          <w:color w:val="666666" w:themeColor="text2"/>
        </w:rPr>
        <w:t>ccount</w:t>
      </w:r>
      <w:r>
        <w:rPr>
          <w:rFonts w:ascii="Arial" w:eastAsia="Arial" w:hAnsi="Arial" w:cs="Arial"/>
          <w:color w:val="666666" w:themeColor="text2"/>
        </w:rPr>
        <w:t xml:space="preserve"> field on the item stores the account for the lookup. </w:t>
      </w:r>
    </w:p>
    <w:p w14:paraId="06422D7F" w14:textId="77777777" w:rsidR="00856816" w:rsidRDefault="00856816" w:rsidP="00856816">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proofErr w:type="spellStart"/>
      <w:proofErr w:type="gramStart"/>
      <w:r w:rsidRPr="00856816">
        <w:rPr>
          <w:rFonts w:ascii="Arial" w:eastAsia="Arial" w:hAnsi="Arial" w:cs="Arial"/>
          <w:i/>
          <w:iCs/>
          <w:color w:val="666666" w:themeColor="text2"/>
        </w:rPr>
        <w:t>incomeaccount</w:t>
      </w:r>
      <w:proofErr w:type="spellEnd"/>
      <w:proofErr w:type="gramEnd"/>
    </w:p>
    <w:p w14:paraId="3B922CB9" w14:textId="435832BB" w:rsidR="00856816" w:rsidRPr="0090234E" w:rsidRDefault="00856816" w:rsidP="00856816">
      <w:pPr>
        <w:pStyle w:val="ListParagraph"/>
        <w:numPr>
          <w:ilvl w:val="0"/>
          <w:numId w:val="45"/>
        </w:numPr>
        <w:spacing w:after="240" w:line="276" w:lineRule="auto"/>
        <w:rPr>
          <w:rFonts w:ascii="Arial" w:eastAsia="Arial" w:hAnsi="Arial" w:cs="Arial"/>
          <w:b/>
          <w:bCs/>
          <w:color w:val="666666" w:themeColor="text2"/>
        </w:rPr>
      </w:pPr>
      <w:r w:rsidRPr="0090234E">
        <w:rPr>
          <w:rFonts w:ascii="Arial" w:eastAsia="Arial" w:hAnsi="Arial" w:cs="Arial"/>
          <w:b/>
          <w:bCs/>
          <w:color w:val="666666" w:themeColor="text2"/>
        </w:rPr>
        <w:t>Customer Payment</w:t>
      </w:r>
    </w:p>
    <w:p w14:paraId="2950819D" w14:textId="43A4F5EB" w:rsidR="00856816" w:rsidRDefault="00856816" w:rsidP="0085681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7662390D" w14:textId="49269EC4"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There are two accounts on the header level for checking required segments. </w:t>
      </w:r>
    </w:p>
    <w:p w14:paraId="11B67BF7" w14:textId="364A1125"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If either of the accounts require a segment, then the segment should be required </w:t>
      </w:r>
      <w:proofErr w:type="gramStart"/>
      <w:r>
        <w:rPr>
          <w:rFonts w:ascii="Arial" w:eastAsia="Arial" w:hAnsi="Arial" w:cs="Arial"/>
          <w:color w:val="666666" w:themeColor="text2"/>
        </w:rPr>
        <w:t>on</w:t>
      </w:r>
      <w:proofErr w:type="gramEnd"/>
      <w:r>
        <w:rPr>
          <w:rFonts w:ascii="Arial" w:eastAsia="Arial" w:hAnsi="Arial" w:cs="Arial"/>
          <w:color w:val="666666" w:themeColor="text2"/>
        </w:rPr>
        <w:t xml:space="preserve"> the transaction. </w:t>
      </w:r>
    </w:p>
    <w:p w14:paraId="11992A67" w14:textId="6C4B4B82" w:rsidR="0090234E" w:rsidRPr="0090234E" w:rsidRDefault="0090234E" w:rsidP="0090234E">
      <w:pPr>
        <w:pStyle w:val="ListParagraph"/>
        <w:numPr>
          <w:ilvl w:val="2"/>
          <w:numId w:val="45"/>
        </w:numPr>
        <w:spacing w:after="240" w:line="276" w:lineRule="auto"/>
        <w:rPr>
          <w:rFonts w:ascii="Arial" w:eastAsia="Arial" w:hAnsi="Arial" w:cs="Arial"/>
          <w:color w:val="666666" w:themeColor="text2"/>
          <w:u w:val="single"/>
        </w:rPr>
      </w:pPr>
      <w:r w:rsidRPr="0090234E">
        <w:rPr>
          <w:rFonts w:ascii="Arial" w:eastAsia="Arial" w:hAnsi="Arial" w:cs="Arial"/>
          <w:color w:val="666666" w:themeColor="text2"/>
          <w:u w:val="single"/>
        </w:rPr>
        <w:t>Account Fields</w:t>
      </w:r>
    </w:p>
    <w:p w14:paraId="29842550" w14:textId="4AA871BF" w:rsidR="0090234E" w:rsidRDefault="0090234E" w:rsidP="0090234E">
      <w:pPr>
        <w:pStyle w:val="ListParagraph"/>
        <w:numPr>
          <w:ilvl w:val="3"/>
          <w:numId w:val="45"/>
        </w:numPr>
        <w:spacing w:after="240" w:line="276" w:lineRule="auto"/>
        <w:rPr>
          <w:rFonts w:ascii="Arial" w:eastAsia="Arial" w:hAnsi="Arial" w:cs="Arial"/>
          <w:color w:val="666666" w:themeColor="text2"/>
        </w:rPr>
      </w:pPr>
      <w:r w:rsidRPr="0090234E">
        <w:rPr>
          <w:rFonts w:ascii="Arial" w:eastAsia="Arial" w:hAnsi="Arial" w:cs="Arial"/>
          <w:b/>
          <w:bCs/>
          <w:color w:val="666666" w:themeColor="text2"/>
        </w:rPr>
        <w:t>AR Account</w:t>
      </w:r>
      <w:r>
        <w:rPr>
          <w:rFonts w:ascii="Arial" w:eastAsia="Arial" w:hAnsi="Arial" w:cs="Arial"/>
          <w:color w:val="666666" w:themeColor="text2"/>
        </w:rPr>
        <w:t xml:space="preserve"> (ID: </w:t>
      </w:r>
      <w:proofErr w:type="spellStart"/>
      <w:r w:rsidRPr="0090234E">
        <w:rPr>
          <w:rFonts w:ascii="Arial" w:eastAsia="Arial" w:hAnsi="Arial" w:cs="Arial"/>
          <w:i/>
          <w:iCs/>
          <w:color w:val="666666" w:themeColor="text2"/>
        </w:rPr>
        <w:t>aracct</w:t>
      </w:r>
      <w:proofErr w:type="spellEnd"/>
      <w:r>
        <w:rPr>
          <w:rFonts w:ascii="Arial" w:eastAsia="Arial" w:hAnsi="Arial" w:cs="Arial"/>
          <w:color w:val="666666" w:themeColor="text2"/>
        </w:rPr>
        <w:t>)</w:t>
      </w:r>
    </w:p>
    <w:p w14:paraId="6C9232DD" w14:textId="38129480" w:rsidR="0090234E" w:rsidRDefault="0090234E" w:rsidP="0090234E">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If the </w:t>
      </w:r>
      <w:r w:rsidRPr="0090234E">
        <w:rPr>
          <w:rFonts w:ascii="Arial" w:eastAsia="Arial" w:hAnsi="Arial" w:cs="Arial"/>
          <w:b/>
          <w:bCs/>
          <w:color w:val="666666" w:themeColor="text2"/>
        </w:rPr>
        <w:t>Undeposited Funds</w:t>
      </w:r>
      <w:r>
        <w:rPr>
          <w:rFonts w:ascii="Arial" w:eastAsia="Arial" w:hAnsi="Arial" w:cs="Arial"/>
          <w:color w:val="666666" w:themeColor="text2"/>
        </w:rPr>
        <w:t xml:space="preserve"> checkbox is marked as true, the Undeposited funds account should be referenced. </w:t>
      </w:r>
    </w:p>
    <w:p w14:paraId="5CFB62FD" w14:textId="21C39522" w:rsidR="0090234E" w:rsidRDefault="0090234E" w:rsidP="0090234E">
      <w:pPr>
        <w:pStyle w:val="ListParagraph"/>
        <w:numPr>
          <w:ilvl w:val="4"/>
          <w:numId w:val="45"/>
        </w:numPr>
        <w:spacing w:after="240" w:line="276" w:lineRule="auto"/>
        <w:rPr>
          <w:rFonts w:ascii="Arial" w:eastAsia="Arial" w:hAnsi="Arial" w:cs="Arial"/>
          <w:color w:val="666666" w:themeColor="text2"/>
        </w:rPr>
      </w:pPr>
      <w:r>
        <w:rPr>
          <w:rFonts w:ascii="Arial" w:eastAsia="Arial" w:hAnsi="Arial" w:cs="Arial"/>
          <w:color w:val="666666" w:themeColor="text2"/>
        </w:rPr>
        <w:t>Account ID: 122</w:t>
      </w:r>
    </w:p>
    <w:p w14:paraId="28C08265" w14:textId="5C3D58EB" w:rsidR="0090234E" w:rsidRDefault="0090234E" w:rsidP="0090234E">
      <w:pPr>
        <w:pStyle w:val="ListParagraph"/>
        <w:numPr>
          <w:ilvl w:val="4"/>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Ideally there is a parameter in the script for this account internal ID. </w:t>
      </w:r>
    </w:p>
    <w:p w14:paraId="07C62EC2" w14:textId="6928DE2B" w:rsidR="0090234E" w:rsidRPr="0090234E" w:rsidRDefault="0090234E" w:rsidP="0090234E">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If the undepostied funds checkbox is marked as false, the account in the </w:t>
      </w:r>
      <w:r w:rsidRPr="0090234E">
        <w:rPr>
          <w:rFonts w:ascii="Arial" w:eastAsia="Arial" w:hAnsi="Arial" w:cs="Arial"/>
          <w:b/>
          <w:bCs/>
          <w:color w:val="666666" w:themeColor="text2"/>
        </w:rPr>
        <w:t>Account</w:t>
      </w:r>
      <w:r>
        <w:rPr>
          <w:rFonts w:ascii="Arial" w:eastAsia="Arial" w:hAnsi="Arial" w:cs="Arial"/>
          <w:color w:val="666666" w:themeColor="text2"/>
        </w:rPr>
        <w:t xml:space="preserve"> (ID:</w:t>
      </w:r>
      <w:r w:rsidRPr="0090234E">
        <w:rPr>
          <w:rFonts w:ascii="Open Sans" w:eastAsiaTheme="minorHAnsi" w:hAnsi="Open Sans" w:cs="Open Sans"/>
          <w:color w:val="666666"/>
          <w:sz w:val="21"/>
          <w:szCs w:val="21"/>
          <w:shd w:val="clear" w:color="auto" w:fill="FFFFFF"/>
        </w:rPr>
        <w:t xml:space="preserve"> </w:t>
      </w:r>
      <w:r w:rsidRPr="0090234E">
        <w:rPr>
          <w:rFonts w:ascii="Arial" w:eastAsia="Arial" w:hAnsi="Arial" w:cs="Arial"/>
          <w:i/>
          <w:iCs/>
          <w:color w:val="666666" w:themeColor="text2"/>
        </w:rPr>
        <w:t>account</w:t>
      </w:r>
      <w:r>
        <w:rPr>
          <w:rFonts w:ascii="Arial" w:eastAsia="Arial" w:hAnsi="Arial" w:cs="Arial"/>
          <w:color w:val="666666" w:themeColor="text2"/>
        </w:rPr>
        <w:t xml:space="preserve">) field should be referenced. </w:t>
      </w:r>
    </w:p>
    <w:p w14:paraId="57B96668" w14:textId="727EE338" w:rsidR="00856816" w:rsidRPr="0090234E" w:rsidRDefault="00856816" w:rsidP="00856816">
      <w:pPr>
        <w:pStyle w:val="ListParagraph"/>
        <w:numPr>
          <w:ilvl w:val="0"/>
          <w:numId w:val="45"/>
        </w:numPr>
        <w:spacing w:after="240" w:line="276" w:lineRule="auto"/>
        <w:rPr>
          <w:rFonts w:ascii="Arial" w:eastAsia="Arial" w:hAnsi="Arial" w:cs="Arial"/>
          <w:b/>
          <w:bCs/>
          <w:color w:val="666666" w:themeColor="text2"/>
        </w:rPr>
      </w:pPr>
      <w:r w:rsidRPr="0090234E">
        <w:rPr>
          <w:rFonts w:ascii="Arial" w:eastAsia="Arial" w:hAnsi="Arial" w:cs="Arial"/>
          <w:b/>
          <w:bCs/>
          <w:color w:val="666666" w:themeColor="text2"/>
        </w:rPr>
        <w:t>Vendor Bill</w:t>
      </w:r>
    </w:p>
    <w:p w14:paraId="3069A912" w14:textId="2316E267"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52559F6F"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Account</w:t>
      </w:r>
      <w:r>
        <w:rPr>
          <w:rFonts w:ascii="Arial" w:eastAsia="Arial" w:hAnsi="Arial" w:cs="Arial"/>
          <w:color w:val="666666" w:themeColor="text2"/>
        </w:rPr>
        <w:t xml:space="preserve"> (ID: </w:t>
      </w:r>
      <w:r w:rsidRPr="0090234E">
        <w:rPr>
          <w:rFonts w:ascii="Arial" w:eastAsia="Arial" w:hAnsi="Arial" w:cs="Arial"/>
          <w:i/>
          <w:iCs/>
          <w:color w:val="666666" w:themeColor="text2"/>
        </w:rPr>
        <w:t>account</w:t>
      </w:r>
      <w:r>
        <w:rPr>
          <w:rFonts w:ascii="Arial" w:eastAsia="Arial" w:hAnsi="Arial" w:cs="Arial"/>
          <w:color w:val="666666" w:themeColor="text2"/>
        </w:rPr>
        <w:t xml:space="preserve">) should be referenced for required segments on the header level segmentation fields. </w:t>
      </w:r>
    </w:p>
    <w:p w14:paraId="0D3B811C" w14:textId="39D25618" w:rsidR="0090234E" w:rsidRDefault="0090234E" w:rsidP="0090234E">
      <w:pPr>
        <w:pStyle w:val="ListParagraph"/>
        <w:numPr>
          <w:ilvl w:val="2"/>
          <w:numId w:val="45"/>
        </w:numPr>
        <w:spacing w:after="240" w:line="276" w:lineRule="auto"/>
        <w:rPr>
          <w:rFonts w:ascii="Arial" w:eastAsia="Arial" w:hAnsi="Arial" w:cs="Arial"/>
          <w:color w:val="666666" w:themeColor="text2"/>
        </w:rPr>
      </w:pPr>
    </w:p>
    <w:p w14:paraId="3486895C" w14:textId="01B0C7C0"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Item Line</w:t>
      </w:r>
    </w:p>
    <w:p w14:paraId="0C4D029D"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mandatory segments should be based on the selected </w:t>
      </w:r>
      <w:r w:rsidRPr="00856816">
        <w:rPr>
          <w:rFonts w:ascii="Arial" w:eastAsia="Arial" w:hAnsi="Arial" w:cs="Arial"/>
          <w:b/>
          <w:bCs/>
          <w:color w:val="666666" w:themeColor="text2"/>
        </w:rPr>
        <w:t>item</w:t>
      </w:r>
      <w:r>
        <w:rPr>
          <w:rFonts w:ascii="Arial" w:eastAsia="Arial" w:hAnsi="Arial" w:cs="Arial"/>
          <w:color w:val="666666" w:themeColor="text2"/>
        </w:rPr>
        <w:t xml:space="preserve"> on each item line. </w:t>
      </w:r>
    </w:p>
    <w:p w14:paraId="016A0466" w14:textId="1300826A"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Expense Account</w:t>
      </w:r>
      <w:r>
        <w:rPr>
          <w:rFonts w:ascii="Arial" w:eastAsia="Arial" w:hAnsi="Arial" w:cs="Arial"/>
          <w:color w:val="666666" w:themeColor="text2"/>
        </w:rPr>
        <w:t xml:space="preserve"> field on the item stores the account for the lookup. </w:t>
      </w:r>
    </w:p>
    <w:p w14:paraId="370AB965" w14:textId="7F819131" w:rsidR="0090234E" w:rsidRPr="0090234E" w:rsidRDefault="0090234E" w:rsidP="0090234E">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proofErr w:type="spellStart"/>
      <w:proofErr w:type="gramStart"/>
      <w:r w:rsidRPr="0090234E">
        <w:rPr>
          <w:rFonts w:ascii="Arial" w:eastAsia="Arial" w:hAnsi="Arial" w:cs="Arial"/>
          <w:i/>
          <w:iCs/>
          <w:color w:val="666666" w:themeColor="text2"/>
        </w:rPr>
        <w:t>expenseaccount</w:t>
      </w:r>
      <w:proofErr w:type="spellEnd"/>
      <w:proofErr w:type="gramEnd"/>
    </w:p>
    <w:p w14:paraId="70EAB5B5" w14:textId="59D8C59D"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Expense Line</w:t>
      </w:r>
    </w:p>
    <w:p w14:paraId="0D8F9345" w14:textId="065550B2"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Account</w:t>
      </w:r>
      <w:r>
        <w:rPr>
          <w:rFonts w:ascii="Arial" w:eastAsia="Arial" w:hAnsi="Arial" w:cs="Arial"/>
          <w:color w:val="666666" w:themeColor="text2"/>
        </w:rPr>
        <w:t xml:space="preserve"> (ID: </w:t>
      </w:r>
      <w:r w:rsidRPr="0090234E">
        <w:rPr>
          <w:rFonts w:ascii="Arial" w:eastAsia="Arial" w:hAnsi="Arial" w:cs="Arial"/>
          <w:i/>
          <w:iCs/>
          <w:color w:val="666666" w:themeColor="text2"/>
        </w:rPr>
        <w:t>account</w:t>
      </w:r>
      <w:r>
        <w:rPr>
          <w:rFonts w:ascii="Arial" w:eastAsia="Arial" w:hAnsi="Arial" w:cs="Arial"/>
          <w:color w:val="666666" w:themeColor="text2"/>
        </w:rPr>
        <w:t xml:space="preserve">) field on each expense line should be referenced for required segments on expense lines. </w:t>
      </w:r>
    </w:p>
    <w:p w14:paraId="0D94CB71" w14:textId="73F8E497" w:rsidR="00856816" w:rsidRPr="0090234E" w:rsidRDefault="00856816" w:rsidP="00856816">
      <w:pPr>
        <w:pStyle w:val="ListParagraph"/>
        <w:numPr>
          <w:ilvl w:val="0"/>
          <w:numId w:val="45"/>
        </w:numPr>
        <w:spacing w:after="240" w:line="276" w:lineRule="auto"/>
        <w:rPr>
          <w:rFonts w:ascii="Arial" w:eastAsia="Arial" w:hAnsi="Arial" w:cs="Arial"/>
          <w:b/>
          <w:bCs/>
          <w:color w:val="666666" w:themeColor="text2"/>
        </w:rPr>
      </w:pPr>
      <w:r w:rsidRPr="0090234E">
        <w:rPr>
          <w:rFonts w:ascii="Arial" w:eastAsia="Arial" w:hAnsi="Arial" w:cs="Arial"/>
          <w:b/>
          <w:bCs/>
          <w:color w:val="666666" w:themeColor="text2"/>
        </w:rPr>
        <w:lastRenderedPageBreak/>
        <w:t>Vendor Credit</w:t>
      </w:r>
    </w:p>
    <w:p w14:paraId="59EB3D83" w14:textId="77777777"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30A39EA9"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Account</w:t>
      </w:r>
      <w:r>
        <w:rPr>
          <w:rFonts w:ascii="Arial" w:eastAsia="Arial" w:hAnsi="Arial" w:cs="Arial"/>
          <w:color w:val="666666" w:themeColor="text2"/>
        </w:rPr>
        <w:t xml:space="preserve"> (ID: </w:t>
      </w:r>
      <w:r w:rsidRPr="0090234E">
        <w:rPr>
          <w:rFonts w:ascii="Arial" w:eastAsia="Arial" w:hAnsi="Arial" w:cs="Arial"/>
          <w:i/>
          <w:iCs/>
          <w:color w:val="666666" w:themeColor="text2"/>
        </w:rPr>
        <w:t>account</w:t>
      </w:r>
      <w:r>
        <w:rPr>
          <w:rFonts w:ascii="Arial" w:eastAsia="Arial" w:hAnsi="Arial" w:cs="Arial"/>
          <w:color w:val="666666" w:themeColor="text2"/>
        </w:rPr>
        <w:t xml:space="preserve">) should be referenced for required segments on the header level segmentation fields. </w:t>
      </w:r>
    </w:p>
    <w:p w14:paraId="100A8B98"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p>
    <w:p w14:paraId="7F9A03A8" w14:textId="77777777"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Item Line</w:t>
      </w:r>
    </w:p>
    <w:p w14:paraId="528B4222"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mandatory segments should be based on the selected </w:t>
      </w:r>
      <w:r w:rsidRPr="00856816">
        <w:rPr>
          <w:rFonts w:ascii="Arial" w:eastAsia="Arial" w:hAnsi="Arial" w:cs="Arial"/>
          <w:b/>
          <w:bCs/>
          <w:color w:val="666666" w:themeColor="text2"/>
        </w:rPr>
        <w:t>item</w:t>
      </w:r>
      <w:r>
        <w:rPr>
          <w:rFonts w:ascii="Arial" w:eastAsia="Arial" w:hAnsi="Arial" w:cs="Arial"/>
          <w:color w:val="666666" w:themeColor="text2"/>
        </w:rPr>
        <w:t xml:space="preserve"> on each item line. </w:t>
      </w:r>
    </w:p>
    <w:p w14:paraId="4375072A" w14:textId="77777777" w:rsidR="0090234E" w:rsidRDefault="0090234E" w:rsidP="0090234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Expense Account</w:t>
      </w:r>
      <w:r>
        <w:rPr>
          <w:rFonts w:ascii="Arial" w:eastAsia="Arial" w:hAnsi="Arial" w:cs="Arial"/>
          <w:color w:val="666666" w:themeColor="text2"/>
        </w:rPr>
        <w:t xml:space="preserve"> field on the item stores the account for the lookup. </w:t>
      </w:r>
    </w:p>
    <w:p w14:paraId="7BA0B6E9" w14:textId="77777777" w:rsidR="0090234E" w:rsidRPr="0090234E" w:rsidRDefault="0090234E" w:rsidP="0090234E">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proofErr w:type="spellStart"/>
      <w:proofErr w:type="gramStart"/>
      <w:r w:rsidRPr="0090234E">
        <w:rPr>
          <w:rFonts w:ascii="Arial" w:eastAsia="Arial" w:hAnsi="Arial" w:cs="Arial"/>
          <w:i/>
          <w:iCs/>
          <w:color w:val="666666" w:themeColor="text2"/>
        </w:rPr>
        <w:t>expenseaccount</w:t>
      </w:r>
      <w:proofErr w:type="spellEnd"/>
      <w:proofErr w:type="gramEnd"/>
    </w:p>
    <w:p w14:paraId="5F9614FC" w14:textId="77777777" w:rsidR="0090234E" w:rsidRDefault="0090234E" w:rsidP="0090234E">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Expense Line</w:t>
      </w:r>
    </w:p>
    <w:p w14:paraId="33B15FC1" w14:textId="5598373B" w:rsidR="00411E5D" w:rsidRDefault="0090234E" w:rsidP="00411E5D">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The </w:t>
      </w:r>
      <w:r w:rsidRPr="0090234E">
        <w:rPr>
          <w:rFonts w:ascii="Arial" w:eastAsia="Arial" w:hAnsi="Arial" w:cs="Arial"/>
          <w:b/>
          <w:bCs/>
          <w:color w:val="666666" w:themeColor="text2"/>
        </w:rPr>
        <w:t>Account</w:t>
      </w:r>
      <w:r>
        <w:rPr>
          <w:rFonts w:ascii="Arial" w:eastAsia="Arial" w:hAnsi="Arial" w:cs="Arial"/>
          <w:color w:val="666666" w:themeColor="text2"/>
        </w:rPr>
        <w:t xml:space="preserve"> (ID: </w:t>
      </w:r>
      <w:r w:rsidRPr="0090234E">
        <w:rPr>
          <w:rFonts w:ascii="Arial" w:eastAsia="Arial" w:hAnsi="Arial" w:cs="Arial"/>
          <w:i/>
          <w:iCs/>
          <w:color w:val="666666" w:themeColor="text2"/>
        </w:rPr>
        <w:t>account</w:t>
      </w:r>
      <w:r>
        <w:rPr>
          <w:rFonts w:ascii="Arial" w:eastAsia="Arial" w:hAnsi="Arial" w:cs="Arial"/>
          <w:color w:val="666666" w:themeColor="text2"/>
        </w:rPr>
        <w:t xml:space="preserve">) field on each expense line should be referenced for required segments on expense lines. </w:t>
      </w:r>
    </w:p>
    <w:p w14:paraId="69046507" w14:textId="79740E6F" w:rsidR="00347F66" w:rsidRPr="00347F66" w:rsidRDefault="00347F66" w:rsidP="00347F66">
      <w:pPr>
        <w:pStyle w:val="ListParagraph"/>
        <w:numPr>
          <w:ilvl w:val="0"/>
          <w:numId w:val="45"/>
        </w:numPr>
        <w:spacing w:after="240" w:line="276" w:lineRule="auto"/>
        <w:rPr>
          <w:rFonts w:ascii="Arial" w:eastAsia="Arial" w:hAnsi="Arial" w:cs="Arial"/>
          <w:b/>
          <w:bCs/>
          <w:color w:val="666666" w:themeColor="text2"/>
        </w:rPr>
      </w:pPr>
      <w:r w:rsidRPr="00347F66">
        <w:rPr>
          <w:rFonts w:ascii="Arial" w:eastAsia="Arial" w:hAnsi="Arial" w:cs="Arial"/>
          <w:b/>
          <w:bCs/>
          <w:color w:val="666666" w:themeColor="text2"/>
        </w:rPr>
        <w:t>Bill Payment</w:t>
      </w:r>
    </w:p>
    <w:p w14:paraId="558B9A34" w14:textId="54E907E1" w:rsidR="00347F66" w:rsidRDefault="00347F66" w:rsidP="00347F66">
      <w:pPr>
        <w:pStyle w:val="ListParagraph"/>
        <w:numPr>
          <w:ilvl w:val="1"/>
          <w:numId w:val="45"/>
        </w:numPr>
        <w:spacing w:after="240" w:line="276" w:lineRule="auto"/>
        <w:rPr>
          <w:rFonts w:ascii="Arial" w:eastAsia="Arial" w:hAnsi="Arial" w:cs="Arial"/>
          <w:color w:val="666666" w:themeColor="text2"/>
        </w:rPr>
      </w:pPr>
      <w:r>
        <w:rPr>
          <w:rFonts w:ascii="Arial" w:eastAsia="Arial" w:hAnsi="Arial" w:cs="Arial"/>
          <w:color w:val="666666" w:themeColor="text2"/>
        </w:rPr>
        <w:t>Header</w:t>
      </w:r>
    </w:p>
    <w:p w14:paraId="027A3AA8" w14:textId="49DF35FC" w:rsidR="00A72A7E" w:rsidRDefault="00A72A7E" w:rsidP="00A72A7E">
      <w:pPr>
        <w:pStyle w:val="ListParagraph"/>
        <w:numPr>
          <w:ilvl w:val="2"/>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Only reference the Account field for header level segmentation validation. </w:t>
      </w:r>
    </w:p>
    <w:p w14:paraId="588E4F40" w14:textId="6EBC87C1" w:rsidR="00AF24A4" w:rsidRPr="0090234E" w:rsidRDefault="00AF24A4" w:rsidP="00AF24A4">
      <w:pPr>
        <w:pStyle w:val="ListParagraph"/>
        <w:numPr>
          <w:ilvl w:val="3"/>
          <w:numId w:val="45"/>
        </w:numPr>
        <w:spacing w:after="240" w:line="276" w:lineRule="auto"/>
        <w:rPr>
          <w:rFonts w:ascii="Arial" w:eastAsia="Arial" w:hAnsi="Arial" w:cs="Arial"/>
          <w:color w:val="666666" w:themeColor="text2"/>
        </w:rPr>
      </w:pPr>
      <w:r>
        <w:rPr>
          <w:rFonts w:ascii="Arial" w:eastAsia="Arial" w:hAnsi="Arial" w:cs="Arial"/>
          <w:color w:val="666666" w:themeColor="text2"/>
        </w:rPr>
        <w:t xml:space="preserve">Field ID: </w:t>
      </w:r>
      <w:r w:rsidRPr="00AF24A4">
        <w:rPr>
          <w:rFonts w:ascii="Arial" w:eastAsia="Arial" w:hAnsi="Arial" w:cs="Arial"/>
          <w:i/>
          <w:iCs/>
          <w:color w:val="666666" w:themeColor="text2"/>
        </w:rPr>
        <w:t>account</w:t>
      </w:r>
    </w:p>
    <w:p w14:paraId="5DBFFEA2" w14:textId="459CD934" w:rsidR="009E6CDC" w:rsidRDefault="0054450B" w:rsidP="004B6272">
      <w:pPr>
        <w:pStyle w:val="Heading3"/>
      </w:pPr>
      <w:bookmarkStart w:id="31" w:name="_Toc218782216"/>
      <w:r>
        <w:t>Added Records</w:t>
      </w:r>
      <w:bookmarkEnd w:id="31"/>
    </w:p>
    <w:p w14:paraId="0D09BB28" w14:textId="5E84BBF6" w:rsidR="00D41E96" w:rsidRDefault="0046413E" w:rsidP="0046413E">
      <w:pPr>
        <w:pStyle w:val="CS-Body"/>
        <w:numPr>
          <w:ilvl w:val="0"/>
          <w:numId w:val="40"/>
        </w:numPr>
      </w:pPr>
      <w:r>
        <w:t xml:space="preserve">No added custom records. </w:t>
      </w:r>
    </w:p>
    <w:p w14:paraId="1D4EE32E" w14:textId="3FD83EEE" w:rsidR="00154B1A" w:rsidRDefault="0054450B" w:rsidP="00154B1A">
      <w:pPr>
        <w:pStyle w:val="Heading3"/>
      </w:pPr>
      <w:bookmarkStart w:id="32" w:name="_Toc218782217"/>
      <w:r>
        <w:t>Added Fields</w:t>
      </w:r>
      <w:bookmarkEnd w:id="32"/>
    </w:p>
    <w:tbl>
      <w:tblPr>
        <w:tblW w:w="10080" w:type="dxa"/>
        <w:tblInd w:w="-15" w:type="dxa"/>
        <w:tblLook w:val="04A0" w:firstRow="1" w:lastRow="0" w:firstColumn="1" w:lastColumn="0" w:noHBand="0" w:noVBand="1"/>
      </w:tblPr>
      <w:tblGrid>
        <w:gridCol w:w="2430"/>
        <w:gridCol w:w="2250"/>
        <w:gridCol w:w="5400"/>
      </w:tblGrid>
      <w:tr w:rsidR="00FA746C" w:rsidRPr="003F4D70" w14:paraId="6614DE36" w14:textId="77777777" w:rsidTr="00FA746C">
        <w:trPr>
          <w:trHeight w:val="480"/>
        </w:trPr>
        <w:tc>
          <w:tcPr>
            <w:tcW w:w="2430" w:type="dxa"/>
            <w:tcBorders>
              <w:top w:val="single" w:sz="12" w:space="0" w:color="FFFFFF"/>
              <w:left w:val="single" w:sz="12" w:space="0" w:color="FFFFFF"/>
              <w:bottom w:val="single" w:sz="12" w:space="0" w:color="FFFFFF"/>
              <w:right w:val="single" w:sz="12" w:space="0" w:color="FFFFFF"/>
            </w:tcBorders>
            <w:shd w:val="clear" w:color="000000" w:fill="003366"/>
            <w:vAlign w:val="center"/>
            <w:hideMark/>
          </w:tcPr>
          <w:p w14:paraId="766E28E2" w14:textId="77777777" w:rsidR="00FA746C" w:rsidRPr="003F4D70" w:rsidRDefault="00FA746C" w:rsidP="0054450B">
            <w:pPr>
              <w:jc w:val="center"/>
              <w:rPr>
                <w:b/>
                <w:bCs/>
                <w:color w:val="FFFFFF"/>
                <w:sz w:val="16"/>
                <w:szCs w:val="16"/>
              </w:rPr>
            </w:pPr>
            <w:r w:rsidRPr="003F4D70">
              <w:rPr>
                <w:rFonts w:eastAsia="Calibri" w:cs="Times New Roman"/>
                <w:b/>
                <w:bCs/>
                <w:color w:val="FFFFFF"/>
                <w:sz w:val="16"/>
                <w:szCs w:val="16"/>
              </w:rPr>
              <w:t>Label</w:t>
            </w:r>
          </w:p>
        </w:tc>
        <w:tc>
          <w:tcPr>
            <w:tcW w:w="2250" w:type="dxa"/>
            <w:tcBorders>
              <w:top w:val="single" w:sz="12" w:space="0" w:color="FFFFFF"/>
              <w:left w:val="nil"/>
              <w:bottom w:val="single" w:sz="12" w:space="0" w:color="FFFFFF"/>
              <w:right w:val="single" w:sz="12" w:space="0" w:color="FFFFFF"/>
            </w:tcBorders>
            <w:shd w:val="clear" w:color="000000" w:fill="003366"/>
            <w:vAlign w:val="center"/>
            <w:hideMark/>
          </w:tcPr>
          <w:p w14:paraId="7B2369BF" w14:textId="77777777" w:rsidR="00FA746C" w:rsidRPr="003F4D70" w:rsidRDefault="00FA746C" w:rsidP="0054450B">
            <w:pPr>
              <w:jc w:val="center"/>
              <w:rPr>
                <w:b/>
                <w:bCs/>
                <w:color w:val="FFFFFF"/>
                <w:sz w:val="16"/>
                <w:szCs w:val="16"/>
              </w:rPr>
            </w:pPr>
            <w:r w:rsidRPr="003F4D70">
              <w:rPr>
                <w:rFonts w:eastAsia="Calibri" w:cs="Times New Roman"/>
                <w:b/>
                <w:bCs/>
                <w:color w:val="FFFFFF"/>
                <w:sz w:val="16"/>
                <w:szCs w:val="16"/>
              </w:rPr>
              <w:t>Type</w:t>
            </w:r>
          </w:p>
        </w:tc>
        <w:tc>
          <w:tcPr>
            <w:tcW w:w="5400" w:type="dxa"/>
            <w:tcBorders>
              <w:top w:val="single" w:sz="12" w:space="0" w:color="FFFFFF"/>
              <w:left w:val="nil"/>
              <w:bottom w:val="single" w:sz="12" w:space="0" w:color="FFFFFF"/>
              <w:right w:val="single" w:sz="12" w:space="0" w:color="FFFFFF"/>
            </w:tcBorders>
            <w:shd w:val="clear" w:color="000000" w:fill="003366"/>
            <w:vAlign w:val="center"/>
            <w:hideMark/>
          </w:tcPr>
          <w:p w14:paraId="189CCA23" w14:textId="6CA2443A" w:rsidR="00FA746C" w:rsidRPr="003F4D70" w:rsidRDefault="00FA746C" w:rsidP="0054450B">
            <w:pPr>
              <w:jc w:val="center"/>
              <w:rPr>
                <w:b/>
                <w:bCs/>
                <w:color w:val="FFFFFF"/>
                <w:sz w:val="16"/>
                <w:szCs w:val="16"/>
              </w:rPr>
            </w:pPr>
            <w:r>
              <w:rPr>
                <w:rFonts w:eastAsia="Calibri" w:cs="Times New Roman"/>
                <w:b/>
                <w:bCs/>
                <w:color w:val="FFFFFF"/>
                <w:sz w:val="16"/>
                <w:szCs w:val="16"/>
              </w:rPr>
              <w:t>Field ID</w:t>
            </w:r>
          </w:p>
        </w:tc>
      </w:tr>
      <w:tr w:rsidR="00FA746C" w:rsidRPr="003F4D70" w14:paraId="54A33113" w14:textId="77777777" w:rsidTr="00FA746C">
        <w:trPr>
          <w:trHeight w:val="480"/>
        </w:trPr>
        <w:tc>
          <w:tcPr>
            <w:tcW w:w="2430" w:type="dxa"/>
            <w:tcBorders>
              <w:top w:val="single" w:sz="12" w:space="0" w:color="FFFFFF"/>
              <w:left w:val="single" w:sz="12" w:space="0" w:color="FFFFFF"/>
              <w:bottom w:val="single" w:sz="12" w:space="0" w:color="FFFFFF"/>
              <w:right w:val="single" w:sz="12" w:space="0" w:color="FFFFFF"/>
            </w:tcBorders>
            <w:vAlign w:val="center"/>
          </w:tcPr>
          <w:p w14:paraId="2280B416" w14:textId="3970FAA5" w:rsidR="00FA746C" w:rsidRPr="00FA746C" w:rsidRDefault="00FA746C" w:rsidP="00FA746C">
            <w:pPr>
              <w:jc w:val="center"/>
              <w:rPr>
                <w:rFonts w:eastAsia="Calibri" w:cs="Times New Roman"/>
                <w:sz w:val="16"/>
                <w:szCs w:val="16"/>
              </w:rPr>
            </w:pPr>
            <w:r w:rsidRPr="00FA746C">
              <w:rPr>
                <w:rFonts w:eastAsia="Calibri" w:cs="Times New Roman"/>
                <w:sz w:val="16"/>
                <w:szCs w:val="16"/>
              </w:rPr>
              <w:t>Department Mandatory</w:t>
            </w:r>
          </w:p>
        </w:tc>
        <w:tc>
          <w:tcPr>
            <w:tcW w:w="2250" w:type="dxa"/>
            <w:tcBorders>
              <w:top w:val="single" w:sz="12" w:space="0" w:color="FFFFFF"/>
              <w:left w:val="nil"/>
              <w:bottom w:val="single" w:sz="12" w:space="0" w:color="FFFFFF"/>
              <w:right w:val="single" w:sz="12" w:space="0" w:color="FFFFFF"/>
            </w:tcBorders>
            <w:vAlign w:val="center"/>
          </w:tcPr>
          <w:p w14:paraId="3E897CA5" w14:textId="15AD1A60" w:rsidR="00FA746C" w:rsidRPr="00FA746C" w:rsidRDefault="00FA746C" w:rsidP="00FA746C">
            <w:pPr>
              <w:jc w:val="center"/>
              <w:rPr>
                <w:rFonts w:eastAsia="Calibri" w:cs="Times New Roman"/>
                <w:sz w:val="16"/>
                <w:szCs w:val="16"/>
              </w:rPr>
            </w:pPr>
            <w:r w:rsidRPr="00FA746C">
              <w:rPr>
                <w:rFonts w:eastAsia="Calibri" w:cs="Times New Roman"/>
                <w:sz w:val="16"/>
                <w:szCs w:val="16"/>
              </w:rPr>
              <w:t>Checkbox</w:t>
            </w:r>
          </w:p>
        </w:tc>
        <w:tc>
          <w:tcPr>
            <w:tcW w:w="5400" w:type="dxa"/>
            <w:tcBorders>
              <w:top w:val="single" w:sz="12" w:space="0" w:color="FFFFFF"/>
              <w:left w:val="nil"/>
              <w:bottom w:val="single" w:sz="12" w:space="0" w:color="FFFFFF"/>
              <w:right w:val="single" w:sz="12" w:space="0" w:color="FFFFFF"/>
            </w:tcBorders>
            <w:vAlign w:val="center"/>
          </w:tcPr>
          <w:p w14:paraId="3B7F98D0" w14:textId="731BEBF5" w:rsidR="00FA746C" w:rsidRPr="00FA746C" w:rsidRDefault="00FA746C" w:rsidP="00FA746C">
            <w:pPr>
              <w:jc w:val="center"/>
              <w:rPr>
                <w:rFonts w:eastAsia="Calibri" w:cs="Times New Roman"/>
                <w:i/>
                <w:iCs/>
                <w:sz w:val="16"/>
                <w:szCs w:val="16"/>
              </w:rPr>
            </w:pPr>
            <w:r w:rsidRPr="00FA746C">
              <w:rPr>
                <w:rFonts w:eastAsia="Calibri" w:cs="Times New Roman"/>
                <w:i/>
                <w:iCs/>
                <w:sz w:val="16"/>
                <w:szCs w:val="16"/>
              </w:rPr>
              <w:tab/>
            </w:r>
            <w:proofErr w:type="spellStart"/>
            <w:r w:rsidRPr="00FA746C">
              <w:rPr>
                <w:rFonts w:eastAsia="Calibri" w:cs="Times New Roman"/>
                <w:i/>
                <w:iCs/>
                <w:sz w:val="16"/>
                <w:szCs w:val="16"/>
              </w:rPr>
              <w:t>custrecord_crw_dep_mandatory</w:t>
            </w:r>
            <w:proofErr w:type="spellEnd"/>
          </w:p>
        </w:tc>
      </w:tr>
      <w:tr w:rsidR="00FA746C" w:rsidRPr="003F4D70" w14:paraId="67CD541B" w14:textId="77777777" w:rsidTr="00FA746C">
        <w:trPr>
          <w:trHeight w:val="480"/>
        </w:trPr>
        <w:tc>
          <w:tcPr>
            <w:tcW w:w="2430" w:type="dxa"/>
            <w:tcBorders>
              <w:top w:val="single" w:sz="12" w:space="0" w:color="FFFFFF"/>
              <w:left w:val="single" w:sz="12" w:space="0" w:color="FFFFFF"/>
              <w:bottom w:val="single" w:sz="12" w:space="0" w:color="FFFFFF"/>
              <w:right w:val="single" w:sz="12" w:space="0" w:color="FFFFFF"/>
            </w:tcBorders>
            <w:vAlign w:val="center"/>
          </w:tcPr>
          <w:p w14:paraId="5D53779F" w14:textId="4A3ED544" w:rsidR="00FA746C" w:rsidRPr="00FA746C" w:rsidRDefault="00FA746C" w:rsidP="00FA746C">
            <w:pPr>
              <w:jc w:val="center"/>
              <w:rPr>
                <w:rFonts w:eastAsia="Calibri" w:cs="Times New Roman"/>
                <w:sz w:val="16"/>
                <w:szCs w:val="16"/>
              </w:rPr>
            </w:pPr>
            <w:r>
              <w:rPr>
                <w:rFonts w:eastAsia="Calibri" w:cs="Times New Roman"/>
                <w:sz w:val="16"/>
                <w:szCs w:val="16"/>
              </w:rPr>
              <w:t>Market Sector Mandatory</w:t>
            </w:r>
          </w:p>
        </w:tc>
        <w:tc>
          <w:tcPr>
            <w:tcW w:w="2250" w:type="dxa"/>
            <w:tcBorders>
              <w:top w:val="single" w:sz="12" w:space="0" w:color="FFFFFF"/>
              <w:left w:val="nil"/>
              <w:bottom w:val="single" w:sz="12" w:space="0" w:color="FFFFFF"/>
              <w:right w:val="single" w:sz="12" w:space="0" w:color="FFFFFF"/>
            </w:tcBorders>
            <w:vAlign w:val="center"/>
          </w:tcPr>
          <w:p w14:paraId="6620F616" w14:textId="01075403" w:rsidR="00FA746C" w:rsidRPr="00FA746C" w:rsidRDefault="00FA746C" w:rsidP="00FA746C">
            <w:pPr>
              <w:jc w:val="center"/>
              <w:rPr>
                <w:rFonts w:eastAsia="Calibri" w:cs="Times New Roman"/>
                <w:sz w:val="16"/>
                <w:szCs w:val="16"/>
              </w:rPr>
            </w:pPr>
            <w:r>
              <w:rPr>
                <w:rFonts w:eastAsia="Calibri" w:cs="Times New Roman"/>
                <w:sz w:val="16"/>
                <w:szCs w:val="16"/>
              </w:rPr>
              <w:t>Checkbox</w:t>
            </w:r>
          </w:p>
        </w:tc>
        <w:tc>
          <w:tcPr>
            <w:tcW w:w="5400" w:type="dxa"/>
            <w:tcBorders>
              <w:top w:val="single" w:sz="12" w:space="0" w:color="FFFFFF"/>
              <w:left w:val="nil"/>
              <w:bottom w:val="single" w:sz="12" w:space="0" w:color="FFFFFF"/>
              <w:right w:val="single" w:sz="12" w:space="0" w:color="FFFFFF"/>
            </w:tcBorders>
            <w:vAlign w:val="center"/>
          </w:tcPr>
          <w:p w14:paraId="198D9657" w14:textId="1F870EAF" w:rsidR="00FA746C" w:rsidRPr="00FA746C" w:rsidRDefault="00FA746C" w:rsidP="00FA746C">
            <w:pPr>
              <w:jc w:val="center"/>
              <w:rPr>
                <w:rFonts w:eastAsia="Calibri" w:cs="Times New Roman"/>
                <w:i/>
                <w:iCs/>
                <w:sz w:val="16"/>
                <w:szCs w:val="16"/>
              </w:rPr>
            </w:pPr>
            <w:r w:rsidRPr="00FA746C">
              <w:rPr>
                <w:rFonts w:eastAsia="Calibri" w:cs="Times New Roman"/>
                <w:i/>
                <w:iCs/>
                <w:sz w:val="16"/>
                <w:szCs w:val="16"/>
              </w:rPr>
              <w:tab/>
            </w:r>
            <w:proofErr w:type="spellStart"/>
            <w:r w:rsidRPr="00FA746C">
              <w:rPr>
                <w:rFonts w:eastAsia="Calibri" w:cs="Times New Roman"/>
                <w:i/>
                <w:iCs/>
                <w:sz w:val="16"/>
                <w:szCs w:val="16"/>
              </w:rPr>
              <w:t>custrecord_crw_ms_mandatory</w:t>
            </w:r>
            <w:proofErr w:type="spellEnd"/>
          </w:p>
        </w:tc>
      </w:tr>
      <w:tr w:rsidR="00FA746C" w:rsidRPr="003F4D70" w14:paraId="08F51D73" w14:textId="77777777" w:rsidTr="00FA746C">
        <w:trPr>
          <w:trHeight w:val="480"/>
        </w:trPr>
        <w:tc>
          <w:tcPr>
            <w:tcW w:w="2430" w:type="dxa"/>
            <w:tcBorders>
              <w:top w:val="single" w:sz="12" w:space="0" w:color="FFFFFF"/>
              <w:left w:val="single" w:sz="12" w:space="0" w:color="FFFFFF"/>
              <w:bottom w:val="single" w:sz="12" w:space="0" w:color="FFC000"/>
              <w:right w:val="single" w:sz="12" w:space="0" w:color="FFFFFF"/>
            </w:tcBorders>
            <w:vAlign w:val="center"/>
          </w:tcPr>
          <w:p w14:paraId="7C9FFB15" w14:textId="6420E969" w:rsidR="00FA746C" w:rsidRPr="00FA746C" w:rsidRDefault="00FA746C" w:rsidP="00FA746C">
            <w:pPr>
              <w:jc w:val="center"/>
              <w:rPr>
                <w:rFonts w:eastAsia="Calibri" w:cs="Times New Roman"/>
                <w:sz w:val="16"/>
                <w:szCs w:val="16"/>
              </w:rPr>
            </w:pPr>
            <w:r>
              <w:rPr>
                <w:rFonts w:eastAsia="Calibri" w:cs="Times New Roman"/>
                <w:sz w:val="16"/>
                <w:szCs w:val="16"/>
              </w:rPr>
              <w:t>Location Mandatory</w:t>
            </w:r>
          </w:p>
        </w:tc>
        <w:tc>
          <w:tcPr>
            <w:tcW w:w="2250" w:type="dxa"/>
            <w:tcBorders>
              <w:top w:val="single" w:sz="12" w:space="0" w:color="FFFFFF"/>
              <w:left w:val="nil"/>
              <w:bottom w:val="single" w:sz="12" w:space="0" w:color="FFC000"/>
              <w:right w:val="single" w:sz="12" w:space="0" w:color="FFFFFF"/>
            </w:tcBorders>
            <w:vAlign w:val="center"/>
          </w:tcPr>
          <w:p w14:paraId="20705E33" w14:textId="426DBCDB" w:rsidR="00FA746C" w:rsidRPr="00FA746C" w:rsidRDefault="00FA746C" w:rsidP="00FA746C">
            <w:pPr>
              <w:jc w:val="center"/>
              <w:rPr>
                <w:rFonts w:eastAsia="Calibri" w:cs="Times New Roman"/>
                <w:sz w:val="16"/>
                <w:szCs w:val="16"/>
              </w:rPr>
            </w:pPr>
            <w:r>
              <w:rPr>
                <w:rFonts w:eastAsia="Calibri" w:cs="Times New Roman"/>
                <w:sz w:val="16"/>
                <w:szCs w:val="16"/>
              </w:rPr>
              <w:t>Checkbox</w:t>
            </w:r>
          </w:p>
        </w:tc>
        <w:tc>
          <w:tcPr>
            <w:tcW w:w="5400" w:type="dxa"/>
            <w:tcBorders>
              <w:top w:val="single" w:sz="12" w:space="0" w:color="FFFFFF"/>
              <w:left w:val="nil"/>
              <w:bottom w:val="single" w:sz="12" w:space="0" w:color="FFC000"/>
              <w:right w:val="single" w:sz="12" w:space="0" w:color="FFFFFF"/>
            </w:tcBorders>
            <w:vAlign w:val="center"/>
          </w:tcPr>
          <w:p w14:paraId="11DA90E3" w14:textId="01942131" w:rsidR="00FA746C" w:rsidRPr="00FA746C" w:rsidRDefault="00FA746C" w:rsidP="00FA746C">
            <w:pPr>
              <w:jc w:val="center"/>
              <w:rPr>
                <w:rFonts w:eastAsia="Calibri" w:cs="Times New Roman"/>
                <w:i/>
                <w:iCs/>
                <w:sz w:val="16"/>
                <w:szCs w:val="16"/>
              </w:rPr>
            </w:pPr>
            <w:r w:rsidRPr="00FA746C">
              <w:rPr>
                <w:rFonts w:eastAsia="Calibri" w:cs="Times New Roman"/>
                <w:i/>
                <w:iCs/>
                <w:sz w:val="16"/>
                <w:szCs w:val="16"/>
              </w:rPr>
              <w:tab/>
            </w:r>
            <w:proofErr w:type="spellStart"/>
            <w:r w:rsidRPr="00FA746C">
              <w:rPr>
                <w:rFonts w:eastAsia="Calibri" w:cs="Times New Roman"/>
                <w:i/>
                <w:iCs/>
                <w:sz w:val="16"/>
                <w:szCs w:val="16"/>
              </w:rPr>
              <w:t>custrecord_crw_location_mandatory</w:t>
            </w:r>
            <w:proofErr w:type="spellEnd"/>
          </w:p>
        </w:tc>
      </w:tr>
    </w:tbl>
    <w:p w14:paraId="097EC336" w14:textId="77777777" w:rsidR="001B3AB5" w:rsidRDefault="001B3AB5" w:rsidP="00C114F0">
      <w:pPr>
        <w:pStyle w:val="CS-Body"/>
      </w:pPr>
    </w:p>
    <w:p w14:paraId="5F139521" w14:textId="77777777" w:rsidR="008748B0" w:rsidRDefault="008748B0" w:rsidP="008748B0">
      <w:pPr>
        <w:pStyle w:val="Heading1"/>
      </w:pPr>
      <w:bookmarkStart w:id="33" w:name="_Toc218782218"/>
      <w:r>
        <w:lastRenderedPageBreak/>
        <w:t>Assumptions</w:t>
      </w:r>
      <w:bookmarkEnd w:id="33"/>
    </w:p>
    <w:p w14:paraId="0D4CFAC4" w14:textId="77777777" w:rsidR="00452F58" w:rsidRPr="00154B1A" w:rsidRDefault="00452F58" w:rsidP="00A61DB2">
      <w:pPr>
        <w:pStyle w:val="CS-ListNumber"/>
        <w:numPr>
          <w:ilvl w:val="0"/>
          <w:numId w:val="0"/>
        </w:numPr>
      </w:pPr>
    </w:p>
    <w:p w14:paraId="5D3CFAA2" w14:textId="77777777" w:rsidR="00154B1A" w:rsidRDefault="00154B1A" w:rsidP="00FF2A24">
      <w:pPr>
        <w:pStyle w:val="Heading2"/>
      </w:pPr>
      <w:bookmarkStart w:id="34" w:name="_Toc218782219"/>
      <w:r>
        <w:t>Required parameters</w:t>
      </w:r>
      <w:bookmarkEnd w:id="34"/>
    </w:p>
    <w:p w14:paraId="07DC3A56" w14:textId="74321EE0" w:rsidR="00D529D8" w:rsidRPr="00D529D8" w:rsidRDefault="0082389D" w:rsidP="00D529D8">
      <w:pPr>
        <w:pStyle w:val="CS-Body"/>
      </w:pPr>
      <w:r>
        <w:t xml:space="preserve">The script must consider account record parameters and prioritize custom form </w:t>
      </w:r>
      <w:r w:rsidR="000D4DD6">
        <w:t xml:space="preserve">settings. </w:t>
      </w:r>
    </w:p>
    <w:p w14:paraId="5FFA05AD" w14:textId="77777777" w:rsidR="00861419" w:rsidRDefault="00861419" w:rsidP="00861419">
      <w:pPr>
        <w:pStyle w:val="Heading1"/>
      </w:pPr>
      <w:bookmarkStart w:id="35" w:name="_Toc218782220"/>
      <w:r>
        <w:lastRenderedPageBreak/>
        <w:t>Scenarios &amp; Examples</w:t>
      </w:r>
      <w:bookmarkEnd w:id="35"/>
    </w:p>
    <w:p w14:paraId="13A944FB" w14:textId="2CE7EC1C" w:rsidR="00493908" w:rsidRDefault="00493908" w:rsidP="00493908">
      <w:pPr>
        <w:pStyle w:val="CS-Body"/>
        <w:numPr>
          <w:ilvl w:val="0"/>
          <w:numId w:val="42"/>
        </w:numPr>
      </w:pPr>
      <w:r>
        <w:t>Vendor Bills</w:t>
      </w:r>
    </w:p>
    <w:p w14:paraId="05A6006C" w14:textId="10B6E4BF" w:rsidR="00493908" w:rsidRDefault="00045BCD" w:rsidP="00493908">
      <w:pPr>
        <w:pStyle w:val="CS-Body"/>
        <w:numPr>
          <w:ilvl w:val="1"/>
          <w:numId w:val="42"/>
        </w:numPr>
      </w:pPr>
      <w:r>
        <w:t xml:space="preserve">The header impacts </w:t>
      </w:r>
      <w:r w:rsidR="000D4DD6">
        <w:t xml:space="preserve">20000 </w:t>
      </w:r>
      <w:r w:rsidR="002806A6">
        <w:t>A</w:t>
      </w:r>
      <w:r>
        <w:t xml:space="preserve">ccounts </w:t>
      </w:r>
      <w:r w:rsidR="002806A6">
        <w:t>Payable</w:t>
      </w:r>
      <w:r>
        <w:t xml:space="preserve">; therefore, the </w:t>
      </w:r>
      <w:r w:rsidR="000D4DD6">
        <w:t>Department</w:t>
      </w:r>
      <w:r>
        <w:t xml:space="preserve"> </w:t>
      </w:r>
      <w:r w:rsidR="000D4DD6">
        <w:t>should be mandatory (assume the Department Mandatory checkbox is true on this account).</w:t>
      </w:r>
    </w:p>
    <w:p w14:paraId="033F9374" w14:textId="77777777" w:rsidR="001C2771" w:rsidRDefault="00045BCD" w:rsidP="001C2771">
      <w:pPr>
        <w:pStyle w:val="CS-Body"/>
        <w:numPr>
          <w:ilvl w:val="1"/>
          <w:numId w:val="42"/>
        </w:numPr>
      </w:pPr>
      <w:r>
        <w:t xml:space="preserve">The line impacts </w:t>
      </w:r>
      <w:r w:rsidR="00620E5B">
        <w:t xml:space="preserve">the 60050 </w:t>
      </w:r>
      <w:r w:rsidR="001C2771">
        <w:t>Travel Expense account so the Department should be marked as mandatory on the line (assume the Department Mandatory checkbox is true on this account).</w:t>
      </w:r>
    </w:p>
    <w:p w14:paraId="1F75F105" w14:textId="6DA60C34" w:rsidR="00493908" w:rsidRDefault="001C2771" w:rsidP="001C2771">
      <w:pPr>
        <w:pStyle w:val="CS-Body"/>
        <w:numPr>
          <w:ilvl w:val="0"/>
          <w:numId w:val="42"/>
        </w:numPr>
      </w:pPr>
      <w:r>
        <w:t xml:space="preserve">This should function the same for all transaction types mentioned above. </w:t>
      </w:r>
    </w:p>
    <w:p w14:paraId="0F93FE43" w14:textId="24B1852C" w:rsidR="008E7004" w:rsidRDefault="008E7004" w:rsidP="00CE498D">
      <w:pPr>
        <w:pStyle w:val="CS-Body"/>
      </w:pPr>
    </w:p>
    <w:p w14:paraId="646F9035" w14:textId="77777777" w:rsidR="00F76959" w:rsidRPr="00CE498D" w:rsidRDefault="00F76959" w:rsidP="00F76959">
      <w:pPr>
        <w:pStyle w:val="CS-Body"/>
      </w:pPr>
    </w:p>
    <w:p w14:paraId="372539D8" w14:textId="77777777" w:rsidR="00392864" w:rsidRDefault="00392864" w:rsidP="00392864">
      <w:pPr>
        <w:pStyle w:val="Heading1"/>
      </w:pPr>
      <w:bookmarkStart w:id="36" w:name="_Toc81922418"/>
      <w:bookmarkStart w:id="37" w:name="_Toc218782221"/>
      <w:bookmarkEnd w:id="30"/>
      <w:r>
        <w:lastRenderedPageBreak/>
        <w:t>Estimate</w:t>
      </w:r>
      <w:bookmarkEnd w:id="36"/>
      <w:bookmarkEnd w:id="37"/>
    </w:p>
    <w:tbl>
      <w:tblPr>
        <w:tblStyle w:val="TableGrid"/>
        <w:tblW w:w="0" w:type="auto"/>
        <w:tblLook w:val="04A0" w:firstRow="1" w:lastRow="0" w:firstColumn="1" w:lastColumn="0" w:noHBand="0" w:noVBand="1"/>
      </w:tblPr>
      <w:tblGrid>
        <w:gridCol w:w="7830"/>
        <w:gridCol w:w="1795"/>
      </w:tblGrid>
      <w:tr w:rsidR="00392864" w14:paraId="34B1DA85" w14:textId="77777777" w:rsidTr="0054450B">
        <w:trPr>
          <w:cnfStyle w:val="100000000000" w:firstRow="1" w:lastRow="0" w:firstColumn="0" w:lastColumn="0" w:oddVBand="0" w:evenVBand="0" w:oddHBand="0"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7830" w:type="dxa"/>
          </w:tcPr>
          <w:p w14:paraId="2A28DD20" w14:textId="77777777" w:rsidR="00392864" w:rsidRPr="004352ED" w:rsidRDefault="00392864" w:rsidP="0054450B">
            <w:pPr>
              <w:pStyle w:val="CS-Body"/>
              <w:rPr>
                <w:color w:val="FFFFFF" w:themeColor="background1"/>
              </w:rPr>
            </w:pPr>
            <w:r>
              <w:rPr>
                <w:color w:val="FFFFFF" w:themeColor="background1"/>
              </w:rPr>
              <w:t>Phase-Task</w:t>
            </w:r>
          </w:p>
        </w:tc>
        <w:tc>
          <w:tcPr>
            <w:tcW w:w="1795" w:type="dxa"/>
          </w:tcPr>
          <w:p w14:paraId="7CB7DD4D" w14:textId="77777777" w:rsidR="00392864" w:rsidRPr="004352ED" w:rsidRDefault="00392864" w:rsidP="0054450B">
            <w:pPr>
              <w:pStyle w:val="CS-Body"/>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Low/High Hours</w:t>
            </w:r>
          </w:p>
        </w:tc>
      </w:tr>
      <w:tr w:rsidR="00392864" w14:paraId="2635A13E" w14:textId="77777777" w:rsidTr="0054450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7830" w:type="dxa"/>
          </w:tcPr>
          <w:p w14:paraId="2618EA6C" w14:textId="77777777" w:rsidR="00392864" w:rsidRDefault="00392864" w:rsidP="0054450B">
            <w:pPr>
              <w:pStyle w:val="CS-Body"/>
            </w:pPr>
            <w:r>
              <w:t>Documentation</w:t>
            </w:r>
          </w:p>
        </w:tc>
        <w:tc>
          <w:tcPr>
            <w:tcW w:w="1795" w:type="dxa"/>
          </w:tcPr>
          <w:p w14:paraId="24E5FD5D" w14:textId="46F42088" w:rsidR="00392864" w:rsidRDefault="00392864" w:rsidP="0054450B">
            <w:pPr>
              <w:pStyle w:val="CS-Body"/>
              <w:jc w:val="center"/>
              <w:cnfStyle w:val="000000100000" w:firstRow="0" w:lastRow="0" w:firstColumn="0" w:lastColumn="0" w:oddVBand="0" w:evenVBand="0" w:oddHBand="1" w:evenHBand="0" w:firstRowFirstColumn="0" w:firstRowLastColumn="0" w:lastRowFirstColumn="0" w:lastRowLastColumn="0"/>
            </w:pPr>
          </w:p>
        </w:tc>
      </w:tr>
      <w:tr w:rsidR="00392864" w14:paraId="457E09C2" w14:textId="77777777" w:rsidTr="0054450B">
        <w:trPr>
          <w:trHeight w:val="454"/>
        </w:trPr>
        <w:tc>
          <w:tcPr>
            <w:cnfStyle w:val="001000000000" w:firstRow="0" w:lastRow="0" w:firstColumn="1" w:lastColumn="0" w:oddVBand="0" w:evenVBand="0" w:oddHBand="0" w:evenHBand="0" w:firstRowFirstColumn="0" w:firstRowLastColumn="0" w:lastRowFirstColumn="0" w:lastRowLastColumn="0"/>
            <w:tcW w:w="7830" w:type="dxa"/>
          </w:tcPr>
          <w:p w14:paraId="727793CC" w14:textId="77777777" w:rsidR="00392864" w:rsidRDefault="00392864" w:rsidP="0054450B">
            <w:pPr>
              <w:rPr>
                <w:rFonts w:ascii="Arial" w:hAnsi="Arial" w:cs="Arial"/>
                <w:color w:val="404040"/>
              </w:rPr>
            </w:pPr>
            <w:r>
              <w:rPr>
                <w:rFonts w:ascii="Arial" w:hAnsi="Arial" w:cs="Arial"/>
                <w:color w:val="404040"/>
              </w:rPr>
              <w:t>Technical Analysis</w:t>
            </w:r>
          </w:p>
        </w:tc>
        <w:tc>
          <w:tcPr>
            <w:tcW w:w="1795" w:type="dxa"/>
          </w:tcPr>
          <w:p w14:paraId="706DF5DD" w14:textId="77777777" w:rsidR="00392864" w:rsidRDefault="00392864" w:rsidP="0054450B">
            <w:pPr>
              <w:pStyle w:val="CS-Body"/>
              <w:jc w:val="center"/>
              <w:cnfStyle w:val="000000000000" w:firstRow="0" w:lastRow="0" w:firstColumn="0" w:lastColumn="0" w:oddVBand="0" w:evenVBand="0" w:oddHBand="0" w:evenHBand="0" w:firstRowFirstColumn="0" w:firstRowLastColumn="0" w:lastRowFirstColumn="0" w:lastRowLastColumn="0"/>
            </w:pPr>
          </w:p>
        </w:tc>
      </w:tr>
      <w:tr w:rsidR="00392864" w14:paraId="3C181021" w14:textId="77777777" w:rsidTr="0054450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7830" w:type="dxa"/>
          </w:tcPr>
          <w:p w14:paraId="0F4935AA" w14:textId="77777777" w:rsidR="00392864" w:rsidRDefault="00392864" w:rsidP="0054450B">
            <w:pPr>
              <w:rPr>
                <w:rFonts w:ascii="Arial" w:hAnsi="Arial" w:cs="Arial"/>
                <w:color w:val="404040"/>
              </w:rPr>
            </w:pPr>
            <w:r>
              <w:rPr>
                <w:rFonts w:ascii="Arial" w:hAnsi="Arial" w:cs="Arial"/>
                <w:color w:val="404040"/>
              </w:rPr>
              <w:t>Development</w:t>
            </w:r>
          </w:p>
        </w:tc>
        <w:tc>
          <w:tcPr>
            <w:tcW w:w="1795" w:type="dxa"/>
          </w:tcPr>
          <w:p w14:paraId="069C7A9A" w14:textId="77777777" w:rsidR="00392864" w:rsidRDefault="00392864" w:rsidP="0054450B">
            <w:pPr>
              <w:pStyle w:val="CS-Body"/>
              <w:jc w:val="center"/>
              <w:cnfStyle w:val="000000100000" w:firstRow="0" w:lastRow="0" w:firstColumn="0" w:lastColumn="0" w:oddVBand="0" w:evenVBand="0" w:oddHBand="1" w:evenHBand="0" w:firstRowFirstColumn="0" w:firstRowLastColumn="0" w:lastRowFirstColumn="0" w:lastRowLastColumn="0"/>
            </w:pPr>
          </w:p>
        </w:tc>
      </w:tr>
      <w:tr w:rsidR="00392864" w14:paraId="418F4192" w14:textId="77777777" w:rsidTr="0054450B">
        <w:trPr>
          <w:trHeight w:val="443"/>
        </w:trPr>
        <w:tc>
          <w:tcPr>
            <w:cnfStyle w:val="001000000000" w:firstRow="0" w:lastRow="0" w:firstColumn="1" w:lastColumn="0" w:oddVBand="0" w:evenVBand="0" w:oddHBand="0" w:evenHBand="0" w:firstRowFirstColumn="0" w:firstRowLastColumn="0" w:lastRowFirstColumn="0" w:lastRowLastColumn="0"/>
            <w:tcW w:w="7830" w:type="dxa"/>
          </w:tcPr>
          <w:p w14:paraId="022FA5F2" w14:textId="77777777" w:rsidR="00392864" w:rsidRDefault="00392864" w:rsidP="0054450B">
            <w:pPr>
              <w:rPr>
                <w:rFonts w:ascii="Arial" w:hAnsi="Arial" w:cs="Arial"/>
                <w:color w:val="404040"/>
              </w:rPr>
            </w:pPr>
            <w:r>
              <w:rPr>
                <w:rFonts w:ascii="Arial" w:hAnsi="Arial" w:cs="Arial"/>
                <w:color w:val="404040"/>
              </w:rPr>
              <w:t>Unit Testing</w:t>
            </w:r>
          </w:p>
        </w:tc>
        <w:tc>
          <w:tcPr>
            <w:tcW w:w="1795" w:type="dxa"/>
          </w:tcPr>
          <w:p w14:paraId="78FDF43A" w14:textId="1E90E417" w:rsidR="00392864" w:rsidRDefault="00392864" w:rsidP="0054450B">
            <w:pPr>
              <w:pStyle w:val="CS-Body"/>
              <w:jc w:val="center"/>
              <w:cnfStyle w:val="000000000000" w:firstRow="0" w:lastRow="0" w:firstColumn="0" w:lastColumn="0" w:oddVBand="0" w:evenVBand="0" w:oddHBand="0" w:evenHBand="0" w:firstRowFirstColumn="0" w:firstRowLastColumn="0" w:lastRowFirstColumn="0" w:lastRowLastColumn="0"/>
            </w:pPr>
          </w:p>
        </w:tc>
      </w:tr>
      <w:tr w:rsidR="00392864" w14:paraId="729B96F6" w14:textId="77777777" w:rsidTr="0054450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7830" w:type="dxa"/>
          </w:tcPr>
          <w:p w14:paraId="2FD34932" w14:textId="77777777" w:rsidR="00392864" w:rsidRPr="00F27E60" w:rsidRDefault="00392864" w:rsidP="0054450B">
            <w:pPr>
              <w:rPr>
                <w:rFonts w:ascii="Arial" w:hAnsi="Arial" w:cs="Arial"/>
                <w:b/>
                <w:bCs/>
                <w:color w:val="404040"/>
              </w:rPr>
            </w:pPr>
            <w:r w:rsidRPr="00F27E60">
              <w:rPr>
                <w:rFonts w:ascii="Arial" w:hAnsi="Arial" w:cs="Arial"/>
                <w:b/>
                <w:bCs/>
                <w:color w:val="404040"/>
              </w:rPr>
              <w:t>Estimate Totals</w:t>
            </w:r>
          </w:p>
        </w:tc>
        <w:tc>
          <w:tcPr>
            <w:tcW w:w="1795" w:type="dxa"/>
          </w:tcPr>
          <w:p w14:paraId="57ABBDC2" w14:textId="77777777" w:rsidR="00392864" w:rsidRPr="004D5E0A" w:rsidRDefault="00392864" w:rsidP="0054450B">
            <w:pPr>
              <w:pStyle w:val="CS-Body"/>
              <w:jc w:val="center"/>
              <w:cnfStyle w:val="000000100000" w:firstRow="0" w:lastRow="0" w:firstColumn="0" w:lastColumn="0" w:oddVBand="0" w:evenVBand="0" w:oddHBand="1" w:evenHBand="0" w:firstRowFirstColumn="0" w:firstRowLastColumn="0" w:lastRowFirstColumn="0" w:lastRowLastColumn="0"/>
              <w:rPr>
                <w:b/>
                <w:bCs/>
              </w:rPr>
            </w:pPr>
          </w:p>
        </w:tc>
      </w:tr>
    </w:tbl>
    <w:p w14:paraId="55FB5340" w14:textId="77777777" w:rsidR="00392864" w:rsidRPr="002021E5" w:rsidRDefault="00392864" w:rsidP="00392864">
      <w:pPr>
        <w:pStyle w:val="CS-Body"/>
      </w:pPr>
    </w:p>
    <w:p w14:paraId="25B5B011" w14:textId="77777777" w:rsidR="00392864" w:rsidRDefault="00392864" w:rsidP="00392864">
      <w:pPr>
        <w:rPr>
          <w:rFonts w:asciiTheme="majorHAnsi" w:eastAsiaTheme="majorEastAsia" w:hAnsiTheme="majorHAnsi" w:cstheme="majorBidi"/>
          <w:b/>
          <w:color w:val="666666" w:themeColor="text2"/>
          <w:sz w:val="32"/>
          <w:szCs w:val="26"/>
        </w:rPr>
      </w:pPr>
      <w:r>
        <w:br w:type="page"/>
      </w:r>
    </w:p>
    <w:p w14:paraId="463052A5" w14:textId="77777777" w:rsidR="00392864" w:rsidRDefault="00392864" w:rsidP="00392864">
      <w:pPr>
        <w:pStyle w:val="Heading1"/>
      </w:pPr>
      <w:bookmarkStart w:id="38" w:name="_Toc81922419"/>
      <w:bookmarkStart w:id="39" w:name="_Toc218782222"/>
      <w:r>
        <w:lastRenderedPageBreak/>
        <w:t>Acceptance</w:t>
      </w:r>
      <w:bookmarkEnd w:id="38"/>
      <w:bookmarkEnd w:id="39"/>
    </w:p>
    <w:p w14:paraId="46DF4EF2" w14:textId="77777777" w:rsidR="00392864" w:rsidRDefault="00392864" w:rsidP="00392864">
      <w:pPr>
        <w:pStyle w:val="CS-Body"/>
      </w:pPr>
      <w:r>
        <w:t xml:space="preserve">All development or functional work cannot be scheduled until after this document is executed. </w:t>
      </w:r>
    </w:p>
    <w:p w14:paraId="7FE46CEE" w14:textId="77777777" w:rsidR="00392864" w:rsidRDefault="00392864" w:rsidP="00392864">
      <w:pPr>
        <w:pStyle w:val="CS-Body"/>
      </w:pPr>
    </w:p>
    <w:p w14:paraId="7933F08D" w14:textId="77777777" w:rsidR="00392864" w:rsidRDefault="00392864" w:rsidP="00392864">
      <w:pPr>
        <w:pStyle w:val="CS-Body"/>
      </w:pPr>
      <w:r>
        <w:t>Functional Design Approval</w:t>
      </w:r>
    </w:p>
    <w:p w14:paraId="58A0486F" w14:textId="77777777" w:rsidR="00392864" w:rsidRDefault="00392864" w:rsidP="00392864">
      <w:pPr>
        <w:pStyle w:val="CS-Body"/>
      </w:pPr>
      <w:r>
        <w:t xml:space="preserve">This approval indicates that the modification functional design meets all required company requirements. </w:t>
      </w:r>
    </w:p>
    <w:p w14:paraId="1807A3DE" w14:textId="77777777" w:rsidR="00392864" w:rsidRDefault="00392864" w:rsidP="00392864">
      <w:pPr>
        <w:pStyle w:val="CS-Body"/>
      </w:pPr>
    </w:p>
    <w:p w14:paraId="78263172" w14:textId="77777777" w:rsidR="00392864" w:rsidRDefault="00303A3E" w:rsidP="00392864">
      <w:pPr>
        <w:pStyle w:val="CS-Body"/>
      </w:pPr>
      <w:r>
        <w:t>Client Name</w:t>
      </w:r>
      <w:r w:rsidR="00392864">
        <w:tab/>
      </w:r>
      <w:r w:rsidR="00392864">
        <w:tab/>
      </w:r>
      <w:r w:rsidR="00392864">
        <w:tab/>
      </w:r>
      <w:r w:rsidR="00392864">
        <w:tab/>
      </w:r>
      <w:r w:rsidR="00392864">
        <w:tab/>
      </w:r>
      <w:r w:rsidR="00392864">
        <w:tab/>
      </w:r>
      <w:r w:rsidR="00392864">
        <w:tab/>
      </w:r>
      <w:r w:rsidR="00392864">
        <w:tab/>
      </w:r>
    </w:p>
    <w:p w14:paraId="6C43CC49" w14:textId="77777777" w:rsidR="00392864" w:rsidRDefault="00392864" w:rsidP="00392864">
      <w:pPr>
        <w:pStyle w:val="CS-Body"/>
      </w:pPr>
    </w:p>
    <w:p w14:paraId="0000FFB0" w14:textId="77777777" w:rsidR="00392864" w:rsidRDefault="00392864" w:rsidP="00392864">
      <w:pPr>
        <w:pStyle w:val="CS-Body"/>
      </w:pPr>
    </w:p>
    <w:p w14:paraId="415DBD75" w14:textId="77777777" w:rsidR="00392864" w:rsidRDefault="00392864" w:rsidP="00392864">
      <w:pPr>
        <w:pStyle w:val="CS-Body"/>
      </w:pPr>
      <w:r>
        <w:t>________________________________</w:t>
      </w:r>
      <w:r>
        <w:tab/>
      </w:r>
      <w:r>
        <w:tab/>
      </w:r>
    </w:p>
    <w:p w14:paraId="443A0606" w14:textId="77777777" w:rsidR="00392864" w:rsidRDefault="00392864" w:rsidP="00392864">
      <w:pPr>
        <w:pStyle w:val="CS-Body"/>
      </w:pPr>
      <w:r>
        <w:t>Name</w:t>
      </w:r>
      <w:r>
        <w:tab/>
      </w:r>
      <w:r>
        <w:tab/>
      </w:r>
      <w:r>
        <w:tab/>
      </w:r>
      <w:r>
        <w:tab/>
      </w:r>
      <w:r>
        <w:tab/>
      </w:r>
      <w:r>
        <w:tab/>
      </w:r>
      <w:r>
        <w:tab/>
      </w:r>
      <w:r>
        <w:tab/>
      </w:r>
      <w:r>
        <w:tab/>
      </w:r>
      <w:r>
        <w:tab/>
      </w:r>
      <w:r>
        <w:tab/>
      </w:r>
      <w:r>
        <w:tab/>
      </w:r>
      <w:r>
        <w:tab/>
      </w:r>
      <w:r>
        <w:tab/>
      </w:r>
    </w:p>
    <w:p w14:paraId="0105F7B0" w14:textId="77777777" w:rsidR="00392864" w:rsidRDefault="00392864" w:rsidP="00392864">
      <w:pPr>
        <w:pStyle w:val="CS-Body"/>
      </w:pPr>
    </w:p>
    <w:p w14:paraId="5CFBD6CE" w14:textId="77777777" w:rsidR="00392864" w:rsidRPr="0058280D" w:rsidRDefault="00392864" w:rsidP="00392864">
      <w:pPr>
        <w:pStyle w:val="CS-Body"/>
      </w:pPr>
      <w:r>
        <w:t>Date: ___________________________</w:t>
      </w:r>
      <w:r>
        <w:tab/>
      </w:r>
      <w:r>
        <w:tab/>
      </w:r>
      <w:r>
        <w:tab/>
      </w:r>
      <w:r>
        <w:tab/>
      </w:r>
      <w:r>
        <w:tab/>
      </w:r>
      <w:r>
        <w:tab/>
      </w:r>
    </w:p>
    <w:p w14:paraId="446C7BB2" w14:textId="77777777" w:rsidR="00AD30AB" w:rsidRPr="00366084" w:rsidRDefault="00AD30AB" w:rsidP="00366084">
      <w:pPr>
        <w:rPr>
          <w:rFonts w:eastAsia="Times" w:cs="Times New Roman"/>
          <w:color w:val="666666" w:themeColor="text2"/>
        </w:rPr>
      </w:pPr>
    </w:p>
    <w:sectPr w:rsidR="00AD30AB" w:rsidRPr="00366084" w:rsidSect="00006D74">
      <w:headerReference w:type="default" r:id="rId14"/>
      <w:footerReference w:type="default" r:id="rId15"/>
      <w:headerReference w:type="first" r:id="rId16"/>
      <w:footerReference w:type="first" r:id="rId17"/>
      <w:type w:val="continuous"/>
      <w:pgSz w:w="12240" w:h="15840" w:code="1"/>
      <w:pgMar w:top="1440" w:right="1080" w:bottom="1440" w:left="1080" w:header="100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532D5" w14:textId="77777777" w:rsidR="00E129C9" w:rsidRDefault="00E129C9" w:rsidP="007C7C50">
      <w:r>
        <w:separator/>
      </w:r>
    </w:p>
  </w:endnote>
  <w:endnote w:type="continuationSeparator" w:id="0">
    <w:p w14:paraId="03A59A47" w14:textId="77777777" w:rsidR="00E129C9" w:rsidRDefault="00E129C9" w:rsidP="007C7C50">
      <w:r>
        <w:continuationSeparator/>
      </w:r>
    </w:p>
  </w:endnote>
  <w:endnote w:type="continuationNotice" w:id="1">
    <w:p w14:paraId="70D75ADB" w14:textId="77777777" w:rsidR="00E129C9" w:rsidRDefault="00E129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3AC3" w14:textId="1E8A8C27" w:rsidR="0054450B" w:rsidRDefault="00AF24A4" w:rsidP="00011D1B">
    <w:pPr>
      <w:pStyle w:val="Footer"/>
      <w:rPr>
        <w:rStyle w:val="FootnoteTextChar"/>
      </w:rPr>
    </w:pPr>
    <w:sdt>
      <w:sdtPr>
        <w:alias w:val="Publish Date"/>
        <w:tag w:val=""/>
        <w:id w:val="1119886132"/>
        <w:dataBinding w:prefixMappings="xmlns:ns0='http://schemas.microsoft.com/office/2006/coverPageProps' " w:xpath="/ns0:CoverPageProperties[1]/ns0:PublishDate[1]" w:storeItemID="{55AF091B-3C7A-41E3-B477-F2FDAA23CFDA}"/>
        <w:date w:fullDate="2026-01-08T00:00:00Z">
          <w:dateFormat w:val="MMM d, yyyy"/>
          <w:lid w:val="en-US"/>
          <w:storeMappedDataAs w:val="dateTime"/>
          <w:calendar w:val="gregorian"/>
        </w:date>
      </w:sdtPr>
      <w:sdtEndPr/>
      <w:sdtContent>
        <w:r w:rsidR="00301F5E">
          <w:t>Jan 8, 2026</w:t>
        </w:r>
      </w:sdtContent>
    </w:sdt>
    <w:r w:rsidR="0054450B">
      <w:t xml:space="preserve"> </w:t>
    </w:r>
    <w:r w:rsidR="0054450B" w:rsidRPr="003F580A">
      <w:t>©</w:t>
    </w:r>
    <w:r w:rsidR="0054450B" w:rsidRPr="003F580A">
      <w:fldChar w:fldCharType="begin"/>
    </w:r>
    <w:r w:rsidR="0054450B" w:rsidRPr="003F580A">
      <w:instrText xml:space="preserve"> DATE  \@ "yyyy"  \* MERGEFORMAT </w:instrText>
    </w:r>
    <w:r w:rsidR="0054450B" w:rsidRPr="003F580A">
      <w:fldChar w:fldCharType="separate"/>
    </w:r>
    <w:r>
      <w:rPr>
        <w:noProof/>
      </w:rPr>
      <w:t>2026</w:t>
    </w:r>
    <w:r w:rsidR="0054450B" w:rsidRPr="003F580A">
      <w:fldChar w:fldCharType="end"/>
    </w:r>
    <w:r w:rsidR="0054450B" w:rsidRPr="003F580A">
      <w:t xml:space="preserve"> Crowe</w:t>
    </w:r>
    <w:r w:rsidR="0054450B" w:rsidRPr="00310B1B">
      <w:t xml:space="preserve"> LL</w:t>
    </w:r>
    <w:r w:rsidR="0054450B">
      <w:t>P</w:t>
    </w:r>
  </w:p>
  <w:p w14:paraId="653435B0" w14:textId="77777777" w:rsidR="0054450B" w:rsidRDefault="0054450B" w:rsidP="00A159B9">
    <w:pPr>
      <w:pStyle w:val="Footer"/>
    </w:pPr>
    <w:r>
      <w:rPr>
        <w:noProof/>
      </w:rPr>
      <mc:AlternateContent>
        <mc:Choice Requires="wps">
          <w:drawing>
            <wp:anchor distT="0" distB="0" distL="114300" distR="114300" simplePos="0" relativeHeight="251658241" behindDoc="0" locked="1" layoutInCell="1" allowOverlap="1" wp14:anchorId="2EB42E31" wp14:editId="515CCEEA">
              <wp:simplePos x="0" y="0"/>
              <wp:positionH relativeFrom="column">
                <wp:posOffset>5499735</wp:posOffset>
              </wp:positionH>
              <wp:positionV relativeFrom="page">
                <wp:posOffset>9361805</wp:posOffset>
              </wp:positionV>
              <wp:extent cx="914400" cy="127635"/>
              <wp:effectExtent l="0" t="0" r="0" b="10160"/>
              <wp:wrapNone/>
              <wp:docPr id="21" name="Text Box 21"/>
              <wp:cNvGraphicFramePr/>
              <a:graphic xmlns:a="http://schemas.openxmlformats.org/drawingml/2006/main">
                <a:graphicData uri="http://schemas.microsoft.com/office/word/2010/wordprocessingShape">
                  <wps:wsp>
                    <wps:cNvSpPr txBox="1"/>
                    <wps:spPr>
                      <a:xfrm>
                        <a:off x="0" y="0"/>
                        <a:ext cx="914400" cy="127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3A823" w14:textId="77777777" w:rsidR="0054450B" w:rsidRPr="00F23568" w:rsidRDefault="0054450B" w:rsidP="00F23568">
                          <w:pPr>
                            <w:pStyle w:val="Footer"/>
                            <w:jc w:val="right"/>
                            <w:rPr>
                              <w:b/>
                            </w:rPr>
                          </w:pPr>
                          <w:r w:rsidRPr="00F23568">
                            <w:rPr>
                              <w:b/>
                            </w:rPr>
                            <w:fldChar w:fldCharType="begin"/>
                          </w:r>
                          <w:r w:rsidRPr="00F23568">
                            <w:rPr>
                              <w:b/>
                            </w:rPr>
                            <w:instrText xml:space="preserve"> PAGE    \* MERGEFORMAT </w:instrText>
                          </w:r>
                          <w:r w:rsidRPr="00F23568">
                            <w:rPr>
                              <w:b/>
                            </w:rPr>
                            <w:fldChar w:fldCharType="separate"/>
                          </w:r>
                          <w:r>
                            <w:rPr>
                              <w:b/>
                              <w:noProof/>
                            </w:rPr>
                            <w:t>15</w:t>
                          </w:r>
                          <w:r w:rsidRPr="00F23568">
                            <w:rPr>
                              <w:b/>
                            </w:rPr>
                            <w:fldChar w:fldCharType="end"/>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EB42E31" id="_x0000_t202" coordsize="21600,21600" o:spt="202" path="m,l,21600r21600,l21600,xe">
              <v:stroke joinstyle="miter"/>
              <v:path gradientshapeok="t" o:connecttype="rect"/>
            </v:shapetype>
            <v:shape id="Text Box 21" o:spid="_x0000_s1033" type="#_x0000_t202" style="position:absolute;margin-left:433.05pt;margin-top:737.15pt;width:1in;height:10.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" filled="f" stroked="f" strokeweight=".5pt">
              <v:textbox style="mso-fit-shape-to-text:t" inset="0,0,0,0">
                <w:txbxContent>
                  <w:p w14:paraId="4E83A823" w14:textId="77777777" w:rsidR="0054450B" w:rsidRPr="00F23568" w:rsidRDefault="0054450B" w:rsidP="00F23568">
                    <w:pPr>
                      <w:pStyle w:val="Footer"/>
                      <w:jc w:val="right"/>
                      <w:rPr>
                        <w:b/>
                      </w:rPr>
                    </w:pPr>
                    <w:r w:rsidRPr="00F23568">
                      <w:rPr>
                        <w:b/>
                      </w:rPr>
                      <w:fldChar w:fldCharType="begin"/>
                    </w:r>
                    <w:r w:rsidRPr="00F23568">
                      <w:rPr>
                        <w:b/>
                      </w:rPr>
                      <w:instrText xml:space="preserve"> PAGE    \* MERGEFORMAT </w:instrText>
                    </w:r>
                    <w:r w:rsidRPr="00F23568">
                      <w:rPr>
                        <w:b/>
                      </w:rPr>
                      <w:fldChar w:fldCharType="separate"/>
                    </w:r>
                    <w:r>
                      <w:rPr>
                        <w:b/>
                        <w:noProof/>
                      </w:rPr>
                      <w:t>15</w:t>
                    </w:r>
                    <w:r w:rsidRPr="00F23568">
                      <w:rPr>
                        <w:b/>
                      </w:rPr>
                      <w:fldChar w:fldCharType="end"/>
                    </w:r>
                  </w:p>
                </w:txbxContent>
              </v:textbox>
              <w10:wrap anchory="page"/>
              <w10:anchorlock/>
            </v:shape>
          </w:pict>
        </mc:Fallback>
      </mc:AlternateContent>
    </w:r>
    <w:r w:rsidRPr="00D92A32">
      <w:rPr>
        <w:noProof/>
      </w:rPr>
      <mc:AlternateContent>
        <mc:Choice Requires="wps">
          <w:drawing>
            <wp:anchor distT="0" distB="0" distL="114300" distR="114300" simplePos="0" relativeHeight="251658247" behindDoc="0" locked="1" layoutInCell="1" allowOverlap="1" wp14:anchorId="707ABAED" wp14:editId="2F6200B9">
              <wp:simplePos x="0" y="0"/>
              <wp:positionH relativeFrom="column">
                <wp:posOffset>0</wp:posOffset>
              </wp:positionH>
              <wp:positionV relativeFrom="page">
                <wp:posOffset>9260205</wp:posOffset>
              </wp:positionV>
              <wp:extent cx="640080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6400800" cy="0"/>
                      </a:xfrm>
                      <a:prstGeom prst="line">
                        <a:avLst/>
                      </a:prstGeom>
                      <a:noFill/>
                      <a:ln w="25400" cap="flat" cmpd="sng" algn="ctr">
                        <a:solidFill>
                          <a:srgbClr val="002D6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AA2EF1" id="Straight Connector 27"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0,729.15pt" to="7in,7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" strokecolor="#002d62" strokeweight="2pt">
              <v:stroke joinstyle="miter"/>
              <w10:wrap anchory="page"/>
              <w10:anchorlock/>
            </v:lin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2A89" w14:textId="77777777" w:rsidR="0054450B" w:rsidRDefault="0054450B" w:rsidP="00A159B9">
    <w:pPr>
      <w:pStyle w:val="Footer"/>
    </w:pPr>
    <w:r w:rsidRPr="00D92A32">
      <w:rPr>
        <w:noProof/>
      </w:rPr>
      <mc:AlternateContent>
        <mc:Choice Requires="wps">
          <w:drawing>
            <wp:anchor distT="0" distB="0" distL="114300" distR="114300" simplePos="0" relativeHeight="251658246" behindDoc="0" locked="1" layoutInCell="1" allowOverlap="1" wp14:anchorId="06D2DAE6" wp14:editId="622453E3">
              <wp:simplePos x="0" y="0"/>
              <wp:positionH relativeFrom="column">
                <wp:posOffset>-33655</wp:posOffset>
              </wp:positionH>
              <wp:positionV relativeFrom="page">
                <wp:posOffset>9258300</wp:posOffset>
              </wp:positionV>
              <wp:extent cx="6400800" cy="0"/>
              <wp:effectExtent l="0" t="0" r="0" b="0"/>
              <wp:wrapNone/>
              <wp:docPr id="221" name="Straight Connector 221"/>
              <wp:cNvGraphicFramePr/>
              <a:graphic xmlns:a="http://schemas.openxmlformats.org/drawingml/2006/main">
                <a:graphicData uri="http://schemas.microsoft.com/office/word/2010/wordprocessingShape">
                  <wps:wsp>
                    <wps:cNvCnPr/>
                    <wps:spPr>
                      <a:xfrm>
                        <a:off x="0" y="0"/>
                        <a:ext cx="6400800" cy="0"/>
                      </a:xfrm>
                      <a:prstGeom prst="line">
                        <a:avLst/>
                      </a:prstGeom>
                      <a:noFill/>
                      <a:ln w="25400" cap="flat" cmpd="sng" algn="ctr">
                        <a:solidFill>
                          <a:srgbClr val="002D6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64AA4" id="Straight Connector 221"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65pt,729pt" to="501.35pt,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" strokecolor="#002d62" strokeweight="2pt">
              <v:stroke joinstyle="miter"/>
              <w10:wrap anchory="page"/>
              <w10:anchorlock/>
            </v:line>
          </w:pict>
        </mc:Fallback>
      </mc:AlternateContent>
    </w:r>
    <w:r>
      <w:rPr>
        <w:noProof/>
      </w:rPr>
      <mc:AlternateContent>
        <mc:Choice Requires="wps">
          <w:drawing>
            <wp:anchor distT="0" distB="0" distL="114300" distR="114300" simplePos="0" relativeHeight="251658244" behindDoc="0" locked="1" layoutInCell="1" allowOverlap="1" wp14:anchorId="26B31D5C" wp14:editId="407A097F">
              <wp:simplePos x="0" y="0"/>
              <wp:positionH relativeFrom="column">
                <wp:posOffset>-36195</wp:posOffset>
              </wp:positionH>
              <wp:positionV relativeFrom="page">
                <wp:posOffset>9373235</wp:posOffset>
              </wp:positionV>
              <wp:extent cx="5599430" cy="694690"/>
              <wp:effectExtent l="0" t="0" r="1270" b="2540"/>
              <wp:wrapNone/>
              <wp:docPr id="1" name="Text Box 1"/>
              <wp:cNvGraphicFramePr/>
              <a:graphic xmlns:a="http://schemas.openxmlformats.org/drawingml/2006/main">
                <a:graphicData uri="http://schemas.microsoft.com/office/word/2010/wordprocessingShape">
                  <wps:wsp>
                    <wps:cNvSpPr txBox="1"/>
                    <wps:spPr>
                      <a:xfrm>
                        <a:off x="0" y="0"/>
                        <a:ext cx="5599430" cy="6946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1B4657" w14:textId="3EA06384" w:rsidR="0054450B" w:rsidRDefault="00AF24A4" w:rsidP="00A159B9">
                          <w:pPr>
                            <w:pStyle w:val="Footer"/>
                            <w:rPr>
                              <w:rStyle w:val="FootnoteTextChar"/>
                            </w:rPr>
                          </w:pPr>
                          <w:sdt>
                            <w:sdtPr>
                              <w:alias w:val="Publish Date"/>
                              <w:tag w:val=""/>
                              <w:id w:val="-1145740443"/>
                              <w:dataBinding w:prefixMappings="xmlns:ns0='http://schemas.microsoft.com/office/2006/coverPageProps' " w:xpath="/ns0:CoverPageProperties[1]/ns0:PublishDate[1]" w:storeItemID="{55AF091B-3C7A-41E3-B477-F2FDAA23CFDA}"/>
                              <w:date w:fullDate="2026-01-08T00:00:00Z">
                                <w:dateFormat w:val="MMM d, yyyy"/>
                                <w:lid w:val="en-US"/>
                                <w:storeMappedDataAs w:val="dateTime"/>
                                <w:calendar w:val="gregorian"/>
                              </w:date>
                            </w:sdtPr>
                            <w:sdtEndPr/>
                            <w:sdtContent>
                              <w:r w:rsidR="00301F5E">
                                <w:t>Jan 8, 2026</w:t>
                              </w:r>
                            </w:sdtContent>
                          </w:sdt>
                          <w:r w:rsidR="0054450B">
                            <w:t xml:space="preserve">  </w:t>
                          </w:r>
                          <w:r w:rsidR="0054450B" w:rsidRPr="003F580A">
                            <w:t>©</w:t>
                          </w:r>
                          <w:r w:rsidR="0054450B" w:rsidRPr="003F580A">
                            <w:fldChar w:fldCharType="begin"/>
                          </w:r>
                          <w:r w:rsidR="0054450B" w:rsidRPr="003F580A">
                            <w:instrText xml:space="preserve"> DATE  \@ "yyyy"  \* MERGEFORMAT </w:instrText>
                          </w:r>
                          <w:r w:rsidR="0054450B" w:rsidRPr="003F580A">
                            <w:fldChar w:fldCharType="separate"/>
                          </w:r>
                          <w:r>
                            <w:rPr>
                              <w:noProof/>
                            </w:rPr>
                            <w:t>2026</w:t>
                          </w:r>
                          <w:r w:rsidR="0054450B" w:rsidRPr="003F580A">
                            <w:fldChar w:fldCharType="end"/>
                          </w:r>
                          <w:r w:rsidR="0054450B" w:rsidRPr="003F580A">
                            <w:t xml:space="preserve"> Crowe</w:t>
                          </w:r>
                          <w:r w:rsidR="0054450B" w:rsidRPr="00310B1B">
                            <w:t xml:space="preserve"> LL</w:t>
                          </w:r>
                          <w:r w:rsidR="0054450B">
                            <w:t>P</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6B31D5C" id="_x0000_t202" coordsize="21600,21600" o:spt="202" path="m,l,21600r21600,l21600,xe">
              <v:stroke joinstyle="miter"/>
              <v:path gradientshapeok="t" o:connecttype="rect"/>
            </v:shapetype>
            <v:shape id="Text Box 1" o:spid="_x0000_s1035" type="#_x0000_t202" style="position:absolute;margin-left:-2.85pt;margin-top:738.05pt;width:440.9pt;height:54.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" filled="f" stroked="f" strokeweight=".5pt">
              <v:textbox style="mso-fit-shape-to-text:t" inset="0,0,0,0">
                <w:txbxContent>
                  <w:p w14:paraId="061B4657" w14:textId="3EA06384" w:rsidR="0054450B" w:rsidRDefault="00AF24A4" w:rsidP="00A159B9">
                    <w:pPr>
                      <w:pStyle w:val="Footer"/>
                      <w:rPr>
                        <w:rStyle w:val="FootnoteTextChar"/>
                      </w:rPr>
                    </w:pPr>
                    <w:sdt>
                      <w:sdtPr>
                        <w:alias w:val="Publish Date"/>
                        <w:tag w:val=""/>
                        <w:id w:val="-1145740443"/>
                        <w:dataBinding w:prefixMappings="xmlns:ns0='http://schemas.microsoft.com/office/2006/coverPageProps' " w:xpath="/ns0:CoverPageProperties[1]/ns0:PublishDate[1]" w:storeItemID="{55AF091B-3C7A-41E3-B477-F2FDAA23CFDA}"/>
                        <w:date w:fullDate="2026-01-08T00:00:00Z">
                          <w:dateFormat w:val="MMM d, yyyy"/>
                          <w:lid w:val="en-US"/>
                          <w:storeMappedDataAs w:val="dateTime"/>
                          <w:calendar w:val="gregorian"/>
                        </w:date>
                      </w:sdtPr>
                      <w:sdtEndPr/>
                      <w:sdtContent>
                        <w:r w:rsidR="00301F5E">
                          <w:t>Jan 8, 2026</w:t>
                        </w:r>
                      </w:sdtContent>
                    </w:sdt>
                    <w:r w:rsidR="0054450B">
                      <w:t xml:space="preserve">  </w:t>
                    </w:r>
                    <w:r w:rsidR="0054450B" w:rsidRPr="003F580A">
                      <w:t>©</w:t>
                    </w:r>
                    <w:r w:rsidR="0054450B" w:rsidRPr="003F580A">
                      <w:fldChar w:fldCharType="begin"/>
                    </w:r>
                    <w:r w:rsidR="0054450B" w:rsidRPr="003F580A">
                      <w:instrText xml:space="preserve"> DATE  \@ "yyyy"  \* MERGEFORMAT </w:instrText>
                    </w:r>
                    <w:r w:rsidR="0054450B" w:rsidRPr="003F580A">
                      <w:fldChar w:fldCharType="separate"/>
                    </w:r>
                    <w:r>
                      <w:rPr>
                        <w:noProof/>
                      </w:rPr>
                      <w:t>2026</w:t>
                    </w:r>
                    <w:r w:rsidR="0054450B" w:rsidRPr="003F580A">
                      <w:fldChar w:fldCharType="end"/>
                    </w:r>
                    <w:r w:rsidR="0054450B" w:rsidRPr="003F580A">
                      <w:t xml:space="preserve"> Crowe</w:t>
                    </w:r>
                    <w:r w:rsidR="0054450B" w:rsidRPr="00310B1B">
                      <w:t xml:space="preserve"> LL</w:t>
                    </w:r>
                    <w:r w:rsidR="0054450B">
                      <w:t>P</w:t>
                    </w:r>
                  </w:p>
                </w:txbxContent>
              </v:textbox>
              <w10:wrap anchory="page"/>
              <w10:anchorlock/>
            </v:shape>
          </w:pict>
        </mc:Fallback>
      </mc:AlternateContent>
    </w:r>
    <w:r w:rsidRPr="00D92A32">
      <w:rPr>
        <w:noProof/>
      </w:rPr>
      <mc:AlternateContent>
        <mc:Choice Requires="wps">
          <w:drawing>
            <wp:anchor distT="0" distB="0" distL="114300" distR="114300" simplePos="0" relativeHeight="251658242" behindDoc="0" locked="1" layoutInCell="1" allowOverlap="1" wp14:anchorId="24CB1405" wp14:editId="1DCBD737">
              <wp:simplePos x="0" y="0"/>
              <wp:positionH relativeFrom="column">
                <wp:posOffset>4995545</wp:posOffset>
              </wp:positionH>
              <wp:positionV relativeFrom="page">
                <wp:posOffset>9374505</wp:posOffset>
              </wp:positionV>
              <wp:extent cx="1371600" cy="228600"/>
              <wp:effectExtent l="0" t="0" r="0" b="10160"/>
              <wp:wrapNone/>
              <wp:docPr id="222" name="Text Box 222"/>
              <wp:cNvGraphicFramePr/>
              <a:graphic xmlns:a="http://schemas.openxmlformats.org/drawingml/2006/main">
                <a:graphicData uri="http://schemas.microsoft.com/office/word/2010/wordprocessingShape">
                  <wps:wsp>
                    <wps:cNvSpPr txBox="1"/>
                    <wps:spPr>
                      <a:xfrm>
                        <a:off x="0" y="0"/>
                        <a:ext cx="13716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482A4" w14:textId="77777777" w:rsidR="0054450B" w:rsidRPr="00C273E2" w:rsidRDefault="0054450B" w:rsidP="00782FBD">
                          <w:pPr>
                            <w:jc w:val="right"/>
                            <w:rPr>
                              <w:rFonts w:cs="Arial"/>
                              <w:b/>
                              <w:caps/>
                              <w:color w:val="808080" w:themeColor="background1" w:themeShade="80"/>
                              <w:sz w:val="16"/>
                              <w:szCs w:val="16"/>
                            </w:rPr>
                          </w:pPr>
                          <w:r w:rsidRPr="00C273E2">
                            <w:rPr>
                              <w:rFonts w:cs="Arial"/>
                              <w:b/>
                              <w:noProof/>
                              <w:color w:val="002D62"/>
                              <w:sz w:val="16"/>
                              <w:szCs w:val="16"/>
                            </w:rPr>
                            <w:drawing>
                              <wp:inline distT="0" distB="0" distL="0" distR="0" wp14:anchorId="72B5ADCC" wp14:editId="3ED9671E">
                                <wp:extent cx="104775" cy="114300"/>
                                <wp:effectExtent l="0" t="0" r="9525"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ge number-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775" cy="114300"/>
                                        </a:xfrm>
                                        <a:prstGeom prst="rect">
                                          <a:avLst/>
                                        </a:prstGeom>
                                      </pic:spPr>
                                    </pic:pic>
                                  </a:graphicData>
                                </a:graphic>
                              </wp:inline>
                            </w:drawing>
                          </w:r>
                          <w:r w:rsidRPr="00C273E2">
                            <w:rPr>
                              <w:rFonts w:cs="Arial"/>
                              <w:b/>
                              <w:color w:val="002D62"/>
                              <w:sz w:val="16"/>
                              <w:szCs w:val="16"/>
                            </w:rPr>
                            <w:t xml:space="preserve"> </w:t>
                          </w:r>
                          <w:r>
                            <w:rPr>
                              <w:rFonts w:cs="Arial"/>
                              <w:b/>
                              <w:color w:val="002D62"/>
                              <w:sz w:val="16"/>
                              <w:szCs w:val="16"/>
                            </w:rPr>
                            <w:fldChar w:fldCharType="begin"/>
                          </w:r>
                          <w:r>
                            <w:rPr>
                              <w:rFonts w:cs="Arial"/>
                              <w:b/>
                              <w:color w:val="002D62"/>
                              <w:sz w:val="16"/>
                              <w:szCs w:val="16"/>
                            </w:rPr>
                            <w:instrText xml:space="preserve"> NUMPAGES  \# "0" \* Arabic  \* MERGEFORMAT </w:instrText>
                          </w:r>
                          <w:r>
                            <w:rPr>
                              <w:rFonts w:cs="Arial"/>
                              <w:b/>
                              <w:color w:val="002D62"/>
                              <w:sz w:val="16"/>
                              <w:szCs w:val="16"/>
                            </w:rPr>
                            <w:fldChar w:fldCharType="separate"/>
                          </w:r>
                          <w:r>
                            <w:rPr>
                              <w:rFonts w:cs="Arial"/>
                              <w:b/>
                              <w:noProof/>
                              <w:color w:val="002D62"/>
                              <w:sz w:val="16"/>
                              <w:szCs w:val="16"/>
                            </w:rPr>
                            <w:t>15</w:t>
                          </w:r>
                          <w:r>
                            <w:rPr>
                              <w:rFonts w:cs="Arial"/>
                              <w:b/>
                              <w:color w:val="002D62"/>
                              <w:sz w:val="16"/>
                              <w:szCs w:val="16"/>
                            </w:rPr>
                            <w:fldChar w:fldCharType="end"/>
                          </w:r>
                          <w:r w:rsidRPr="00C273E2">
                            <w:rPr>
                              <w:rFonts w:cs="Arial"/>
                              <w:b/>
                              <w:color w:val="002D62"/>
                              <w:sz w:val="16"/>
                              <w:szCs w:val="16"/>
                            </w:rPr>
                            <w:t xml:space="preserve"> </w:t>
                          </w:r>
                          <w:r>
                            <w:rPr>
                              <w:rFonts w:cs="Arial"/>
                              <w:b/>
                              <w:color w:val="002D62"/>
                              <w:sz w:val="16"/>
                              <w:szCs w:val="16"/>
                            </w:rPr>
                            <w:t xml:space="preserve"> pages</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CB1405" id="Text Box 222" o:spid="_x0000_s1036" type="#_x0000_t202" style="position:absolute;margin-left:393.35pt;margin-top:738.15pt;width:108pt;height:1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" filled="f" stroked="f" strokeweight=".5pt">
              <v:textbox style="mso-fit-shape-to-text:t" inset="0,0,0,0">
                <w:txbxContent>
                  <w:p w14:paraId="6F4482A4" w14:textId="77777777" w:rsidR="0054450B" w:rsidRPr="00C273E2" w:rsidRDefault="0054450B" w:rsidP="00782FBD">
                    <w:pPr>
                      <w:jc w:val="right"/>
                      <w:rPr>
                        <w:rFonts w:cs="Arial"/>
                        <w:b/>
                        <w:caps/>
                        <w:color w:val="808080" w:themeColor="background1" w:themeShade="80"/>
                        <w:sz w:val="16"/>
                        <w:szCs w:val="16"/>
                      </w:rPr>
                    </w:pPr>
                    <w:r w:rsidRPr="00C273E2">
                      <w:rPr>
                        <w:rFonts w:cs="Arial"/>
                        <w:b/>
                        <w:noProof/>
                        <w:color w:val="002D62"/>
                        <w:sz w:val="16"/>
                        <w:szCs w:val="16"/>
                      </w:rPr>
                      <w:drawing>
                        <wp:inline distT="0" distB="0" distL="0" distR="0" wp14:anchorId="72B5ADCC" wp14:editId="3ED9671E">
                          <wp:extent cx="104775" cy="114300"/>
                          <wp:effectExtent l="0" t="0" r="9525"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ge number-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775" cy="114300"/>
                                  </a:xfrm>
                                  <a:prstGeom prst="rect">
                                    <a:avLst/>
                                  </a:prstGeom>
                                </pic:spPr>
                              </pic:pic>
                            </a:graphicData>
                          </a:graphic>
                        </wp:inline>
                      </w:drawing>
                    </w:r>
                    <w:r w:rsidRPr="00C273E2">
                      <w:rPr>
                        <w:rFonts w:cs="Arial"/>
                        <w:b/>
                        <w:color w:val="002D62"/>
                        <w:sz w:val="16"/>
                        <w:szCs w:val="16"/>
                      </w:rPr>
                      <w:t xml:space="preserve"> </w:t>
                    </w:r>
                    <w:r>
                      <w:rPr>
                        <w:rFonts w:cs="Arial"/>
                        <w:b/>
                        <w:color w:val="002D62"/>
                        <w:sz w:val="16"/>
                        <w:szCs w:val="16"/>
                      </w:rPr>
                      <w:fldChar w:fldCharType="begin"/>
                    </w:r>
                    <w:r>
                      <w:rPr>
                        <w:rFonts w:cs="Arial"/>
                        <w:b/>
                        <w:color w:val="002D62"/>
                        <w:sz w:val="16"/>
                        <w:szCs w:val="16"/>
                      </w:rPr>
                      <w:instrText xml:space="preserve"> NUMPAGES  \# "0" \* Arabic  \* MERGEFORMAT </w:instrText>
                    </w:r>
                    <w:r>
                      <w:rPr>
                        <w:rFonts w:cs="Arial"/>
                        <w:b/>
                        <w:color w:val="002D62"/>
                        <w:sz w:val="16"/>
                        <w:szCs w:val="16"/>
                      </w:rPr>
                      <w:fldChar w:fldCharType="separate"/>
                    </w:r>
                    <w:r>
                      <w:rPr>
                        <w:rFonts w:cs="Arial"/>
                        <w:b/>
                        <w:noProof/>
                        <w:color w:val="002D62"/>
                        <w:sz w:val="16"/>
                        <w:szCs w:val="16"/>
                      </w:rPr>
                      <w:t>15</w:t>
                    </w:r>
                    <w:r>
                      <w:rPr>
                        <w:rFonts w:cs="Arial"/>
                        <w:b/>
                        <w:color w:val="002D62"/>
                        <w:sz w:val="16"/>
                        <w:szCs w:val="16"/>
                      </w:rPr>
                      <w:fldChar w:fldCharType="end"/>
                    </w:r>
                    <w:r w:rsidRPr="00C273E2">
                      <w:rPr>
                        <w:rFonts w:cs="Arial"/>
                        <w:b/>
                        <w:color w:val="002D62"/>
                        <w:sz w:val="16"/>
                        <w:szCs w:val="16"/>
                      </w:rPr>
                      <w:t xml:space="preserve"> </w:t>
                    </w:r>
                    <w:r>
                      <w:rPr>
                        <w:rFonts w:cs="Arial"/>
                        <w:b/>
                        <w:color w:val="002D62"/>
                        <w:sz w:val="16"/>
                        <w:szCs w:val="16"/>
                      </w:rPr>
                      <w:t xml:space="preserve"> pages</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3D519" w14:textId="77777777" w:rsidR="00E129C9" w:rsidRDefault="00E129C9" w:rsidP="007C7C50">
      <w:r>
        <w:separator/>
      </w:r>
    </w:p>
  </w:footnote>
  <w:footnote w:type="continuationSeparator" w:id="0">
    <w:p w14:paraId="660577BF" w14:textId="77777777" w:rsidR="00E129C9" w:rsidRDefault="00E129C9" w:rsidP="007C7C50">
      <w:r>
        <w:continuationSeparator/>
      </w:r>
    </w:p>
  </w:footnote>
  <w:footnote w:type="continuationNotice" w:id="1">
    <w:p w14:paraId="10EAFC96" w14:textId="77777777" w:rsidR="00E129C9" w:rsidRDefault="00E129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06D9" w14:textId="77777777" w:rsidR="0054450B" w:rsidRPr="008255B0" w:rsidRDefault="0054450B" w:rsidP="00C273E2">
    <w:pPr>
      <w:pStyle w:val="Header"/>
      <w:jc w:val="right"/>
      <w:rPr>
        <w:rFonts w:cs="Arial"/>
      </w:rPr>
    </w:pPr>
    <w:r>
      <w:rPr>
        <w:rFonts w:cs="Arial"/>
        <w:noProof/>
      </w:rPr>
      <w:drawing>
        <wp:anchor distT="0" distB="0" distL="114300" distR="114300" simplePos="0" relativeHeight="251658250" behindDoc="1" locked="0" layoutInCell="1" allowOverlap="1" wp14:anchorId="11D60EDC" wp14:editId="5C04C332">
          <wp:simplePos x="0" y="0"/>
          <wp:positionH relativeFrom="column">
            <wp:posOffset>5385897</wp:posOffset>
          </wp:positionH>
          <wp:positionV relativeFrom="paragraph">
            <wp:posOffset>-314267</wp:posOffset>
          </wp:positionV>
          <wp:extent cx="1014986" cy="289561"/>
          <wp:effectExtent l="0" t="0" r="0" b="0"/>
          <wp:wrapTight wrapText="bothSides">
            <wp:wrapPolygon edited="0">
              <wp:start x="2433" y="0"/>
              <wp:lineTo x="0" y="15632"/>
              <wp:lineTo x="0" y="19895"/>
              <wp:lineTo x="7705" y="19895"/>
              <wp:lineTo x="21086" y="18474"/>
              <wp:lineTo x="21086" y="5684"/>
              <wp:lineTo x="4461" y="0"/>
              <wp:lineTo x="2433"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rowe_Logo_color.png"/>
                  <pic:cNvPicPr/>
                </pic:nvPicPr>
                <pic:blipFill>
                  <a:blip r:embed="rId1">
                    <a:extLst>
                      <a:ext uri="{28A0092B-C50C-407E-A947-70E740481C1C}">
                        <a14:useLocalDpi xmlns:a14="http://schemas.microsoft.com/office/drawing/2010/main" val="0"/>
                      </a:ext>
                    </a:extLst>
                  </a:blip>
                  <a:stretch>
                    <a:fillRect/>
                  </a:stretch>
                </pic:blipFill>
                <pic:spPr>
                  <a:xfrm>
                    <a:off x="0" y="0"/>
                    <a:ext cx="1014986" cy="289561"/>
                  </a:xfrm>
                  <a:prstGeom prst="rect">
                    <a:avLst/>
                  </a:prstGeom>
                </pic:spPr>
              </pic:pic>
            </a:graphicData>
          </a:graphic>
        </wp:anchor>
      </w:drawing>
    </w:r>
    <w:r w:rsidRPr="008255B0">
      <w:rPr>
        <w:rFonts w:cs="Arial"/>
        <w:noProof/>
      </w:rPr>
      <mc:AlternateContent>
        <mc:Choice Requires="wps">
          <w:drawing>
            <wp:anchor distT="45720" distB="45720" distL="114300" distR="114300" simplePos="0" relativeHeight="251658243" behindDoc="0" locked="1" layoutInCell="1" allowOverlap="1" wp14:anchorId="3DC134A0" wp14:editId="380CA156">
              <wp:simplePos x="0" y="0"/>
              <wp:positionH relativeFrom="column">
                <wp:posOffset>635</wp:posOffset>
              </wp:positionH>
              <wp:positionV relativeFrom="page">
                <wp:posOffset>410210</wp:posOffset>
              </wp:positionV>
              <wp:extent cx="4691380" cy="228600"/>
              <wp:effectExtent l="0" t="0" r="13970" b="1905"/>
              <wp:wrapNone/>
              <wp:docPr id="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1380" cy="228600"/>
                      </a:xfrm>
                      <a:prstGeom prst="rect">
                        <a:avLst/>
                      </a:prstGeom>
                      <a:noFill/>
                      <a:ln w="0">
                        <a:noFill/>
                        <a:miter lim="800000"/>
                        <a:headEnd/>
                        <a:tailEnd/>
                      </a:ln>
                    </wps:spPr>
                    <wps:txbx>
                      <w:txbxContent>
                        <w:p w14:paraId="614ED0BA" w14:textId="7D820A34" w:rsidR="0054450B" w:rsidRPr="006C21C6" w:rsidRDefault="00AF24A4" w:rsidP="006C21C6">
                          <w:pPr>
                            <w:rPr>
                              <w:rStyle w:val="CS-CoverSubtitle"/>
                              <w:b/>
                              <w:color w:val="002D62" w:themeColor="accent1"/>
                            </w:rPr>
                          </w:pPr>
                          <w:sdt>
                            <w:sdtPr>
                              <w:rPr>
                                <w:rStyle w:val="CS-Client"/>
                              </w:rPr>
                              <w:alias w:val="Company"/>
                              <w:tag w:val=""/>
                              <w:id w:val="-26408454"/>
                              <w:placeholder>
                                <w:docPart w:val="9E72849480CB4E05B8490FCCBD751649"/>
                              </w:placeholder>
                              <w:dataBinding w:prefixMappings="xmlns:ns0='http://schemas.openxmlformats.org/officeDocument/2006/extended-properties' " w:xpath="/ns0:Properties[1]/ns0:Company[1]" w:storeItemID="{6668398D-A668-4E3E-A5EB-62B293D839F1}"/>
                              <w:text/>
                            </w:sdtPr>
                            <w:sdtEndPr>
                              <w:rPr>
                                <w:rStyle w:val="CS-Client"/>
                              </w:rPr>
                            </w:sdtEndPr>
                            <w:sdtContent>
                              <w:r w:rsidR="00301F5E">
                                <w:rPr>
                                  <w:rStyle w:val="CS-Client"/>
                                </w:rPr>
                                <w:t>AIR</w:t>
                              </w:r>
                            </w:sdtContent>
                          </w:sdt>
                          <w:r w:rsidR="0054450B">
                            <w:rPr>
                              <w:rStyle w:val="CS-Client"/>
                            </w:rPr>
                            <w:t xml:space="preserve"> </w:t>
                          </w:r>
                          <w:r w:rsidR="0054450B" w:rsidRPr="00DC4D64">
                            <w:rPr>
                              <w:rStyle w:val="CS-CoverSubtitle"/>
                            </w:rPr>
                            <w:fldChar w:fldCharType="begin"/>
                          </w:r>
                          <w:r w:rsidR="0054450B" w:rsidRPr="00DC4D64">
                            <w:rPr>
                              <w:rStyle w:val="CS-CoverSubtitle"/>
                            </w:rPr>
                            <w:instrText xml:space="preserve"> SUBJECT   \* MERGEFORMAT </w:instrText>
                          </w:r>
                          <w:r w:rsidR="0054450B" w:rsidRPr="00DC4D64">
                            <w:rPr>
                              <w:rStyle w:val="CS-CoverSubtitle"/>
                            </w:rPr>
                            <w:fldChar w:fldCharType="end"/>
                          </w:r>
                          <w:r w:rsidR="0054450B" w:rsidRPr="00DC4D64">
                            <w:rPr>
                              <w:rStyle w:val="CS-CoverSubtitle"/>
                            </w:rPr>
                            <w:t xml:space="preserve">| </w:t>
                          </w:r>
                          <w:sdt>
                            <w:sdtPr>
                              <w:rPr>
                                <w:rStyle w:val="CS-CoverSubtitle"/>
                              </w:rPr>
                              <w:alias w:val="Header Title"/>
                              <w:tag w:val="Title"/>
                              <w:id w:val="-248200478"/>
                              <w:lock w:val="sdtLocked"/>
                              <w:placeholder>
                                <w:docPart w:val="7745DF1AC706400D937C45F8C2D1724C"/>
                              </w:placeholder>
                              <w:dataBinding w:prefixMappings="xmlns:ns0='http://purl.org/dc/elements/1.1/' xmlns:ns1='http://schemas.openxmlformats.org/package/2006/metadata/core-properties' " w:xpath="/ns1:coreProperties[1]/ns0:title[1]" w:storeItemID="{6C3C8BC8-F283-45AE-878A-BAB7291924A1}"/>
                              <w:text/>
                            </w:sdtPr>
                            <w:sdtEndPr>
                              <w:rPr>
                                <w:rStyle w:val="CS-CoverSubtitle"/>
                              </w:rPr>
                            </w:sdtEndPr>
                            <w:sdtContent>
                              <w:r w:rsidR="0054450B">
                                <w:rPr>
                                  <w:rStyle w:val="CS-CoverSubtitle"/>
                                </w:rPr>
                                <w:t>Functional Design</w:t>
                              </w:r>
                            </w:sdtContent>
                          </w:sdt>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DC134A0" id="_x0000_t202" coordsize="21600,21600" o:spt="202" path="m,l,21600r21600,l21600,xe">
              <v:stroke joinstyle="miter"/>
              <v:path gradientshapeok="t" o:connecttype="rect"/>
            </v:shapetype>
            <v:shape id="_x0000_s1032" type="#_x0000_t202" style="position:absolute;left:0;text-align:left;margin-left:.05pt;margin-top:32.3pt;width:369.4pt;height:1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" filled="f" stroked="f" strokeweight="0">
              <v:textbox style="mso-fit-shape-to-text:t" inset="0,0,0,0">
                <w:txbxContent>
                  <w:p w14:paraId="614ED0BA" w14:textId="7D820A34" w:rsidR="0054450B" w:rsidRPr="006C21C6" w:rsidRDefault="00AF24A4" w:rsidP="006C21C6">
                    <w:pPr>
                      <w:rPr>
                        <w:rStyle w:val="CS-CoverSubtitle"/>
                        <w:b/>
                        <w:color w:val="002D62" w:themeColor="accent1"/>
                      </w:rPr>
                    </w:pPr>
                    <w:sdt>
                      <w:sdtPr>
                        <w:rPr>
                          <w:rStyle w:val="CS-Client"/>
                        </w:rPr>
                        <w:alias w:val="Company"/>
                        <w:tag w:val=""/>
                        <w:id w:val="-26408454"/>
                        <w:placeholder>
                          <w:docPart w:val="9E72849480CB4E05B8490FCCBD751649"/>
                        </w:placeholder>
                        <w:dataBinding w:prefixMappings="xmlns:ns0='http://schemas.openxmlformats.org/officeDocument/2006/extended-properties' " w:xpath="/ns0:Properties[1]/ns0:Company[1]" w:storeItemID="{6668398D-A668-4E3E-A5EB-62B293D839F1}"/>
                        <w:text/>
                      </w:sdtPr>
                      <w:sdtEndPr>
                        <w:rPr>
                          <w:rStyle w:val="CS-Client"/>
                        </w:rPr>
                      </w:sdtEndPr>
                      <w:sdtContent>
                        <w:r w:rsidR="00301F5E">
                          <w:rPr>
                            <w:rStyle w:val="CS-Client"/>
                          </w:rPr>
                          <w:t>AIR</w:t>
                        </w:r>
                      </w:sdtContent>
                    </w:sdt>
                    <w:r w:rsidR="0054450B">
                      <w:rPr>
                        <w:rStyle w:val="CS-Client"/>
                      </w:rPr>
                      <w:t xml:space="preserve"> </w:t>
                    </w:r>
                    <w:r w:rsidR="0054450B" w:rsidRPr="00DC4D64">
                      <w:rPr>
                        <w:rStyle w:val="CS-CoverSubtitle"/>
                      </w:rPr>
                      <w:fldChar w:fldCharType="begin"/>
                    </w:r>
                    <w:r w:rsidR="0054450B" w:rsidRPr="00DC4D64">
                      <w:rPr>
                        <w:rStyle w:val="CS-CoverSubtitle"/>
                      </w:rPr>
                      <w:instrText xml:space="preserve"> SUBJECT   \* MERGEFORMAT </w:instrText>
                    </w:r>
                    <w:r w:rsidR="0054450B" w:rsidRPr="00DC4D64">
                      <w:rPr>
                        <w:rStyle w:val="CS-CoverSubtitle"/>
                      </w:rPr>
                      <w:fldChar w:fldCharType="end"/>
                    </w:r>
                    <w:r w:rsidR="0054450B" w:rsidRPr="00DC4D64">
                      <w:rPr>
                        <w:rStyle w:val="CS-CoverSubtitle"/>
                      </w:rPr>
                      <w:t xml:space="preserve">| </w:t>
                    </w:r>
                    <w:sdt>
                      <w:sdtPr>
                        <w:rPr>
                          <w:rStyle w:val="CS-CoverSubtitle"/>
                        </w:rPr>
                        <w:alias w:val="Header Title"/>
                        <w:tag w:val="Title"/>
                        <w:id w:val="-248200478"/>
                        <w:lock w:val="sdtLocked"/>
                        <w:placeholder>
                          <w:docPart w:val="7745DF1AC706400D937C45F8C2D1724C"/>
                        </w:placeholder>
                        <w:dataBinding w:prefixMappings="xmlns:ns0='http://purl.org/dc/elements/1.1/' xmlns:ns1='http://schemas.openxmlformats.org/package/2006/metadata/core-properties' " w:xpath="/ns1:coreProperties[1]/ns0:title[1]" w:storeItemID="{6C3C8BC8-F283-45AE-878A-BAB7291924A1}"/>
                        <w:text/>
                      </w:sdtPr>
                      <w:sdtEndPr>
                        <w:rPr>
                          <w:rStyle w:val="CS-CoverSubtitle"/>
                        </w:rPr>
                      </w:sdtEndPr>
                      <w:sdtContent>
                        <w:r w:rsidR="0054450B">
                          <w:rPr>
                            <w:rStyle w:val="CS-CoverSubtitle"/>
                          </w:rPr>
                          <w:t>Functional Design</w:t>
                        </w:r>
                      </w:sdtContent>
                    </w:sdt>
                  </w:p>
                </w:txbxContent>
              </v:textbox>
              <w10:wrap anchory="page"/>
              <w10:anchorlock/>
            </v:shape>
          </w:pict>
        </mc:Fallback>
      </mc:AlternateContent>
    </w:r>
  </w:p>
  <w:p w14:paraId="2DD28AB9" w14:textId="77777777" w:rsidR="0054450B" w:rsidRDefault="0054450B" w:rsidP="001A3D41">
    <w:pPr>
      <w:pStyle w:val="Header"/>
      <w:jc w:val="right"/>
    </w:pPr>
    <w:r w:rsidRPr="008255B0">
      <w:rPr>
        <w:rFonts w:cs="Arial"/>
        <w:noProof/>
      </w:rPr>
      <mc:AlternateContent>
        <mc:Choice Requires="wps">
          <w:drawing>
            <wp:anchor distT="0" distB="0" distL="114300" distR="114300" simplePos="0" relativeHeight="251658240" behindDoc="0" locked="1" layoutInCell="1" allowOverlap="1" wp14:anchorId="57963775" wp14:editId="38DA6DD4">
              <wp:simplePos x="0" y="0"/>
              <wp:positionH relativeFrom="column">
                <wp:posOffset>0</wp:posOffset>
              </wp:positionH>
              <wp:positionV relativeFrom="page">
                <wp:posOffset>685800</wp:posOffset>
              </wp:positionV>
              <wp:extent cx="6400800" cy="0"/>
              <wp:effectExtent l="0" t="19050" r="38100" b="38100"/>
              <wp:wrapNone/>
              <wp:docPr id="2"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a:ln w="50800">
                        <a:solidFill>
                          <a:srgbClr val="002D6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FF1F6E" id="Straight Connector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0,54pt" to="7in,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" strokecolor="#002d62" strokeweight="4pt">
              <v:stroke joinstyle="miter"/>
              <w10:wrap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80E2" w14:textId="77777777" w:rsidR="0054450B" w:rsidRDefault="0054450B" w:rsidP="009270A1">
    <w:pPr>
      <w:pStyle w:val="Header"/>
    </w:pPr>
    <w:r>
      <w:rPr>
        <w:rFonts w:cs="Arial"/>
        <w:noProof/>
      </w:rPr>
      <w:drawing>
        <wp:anchor distT="0" distB="0" distL="114300" distR="114300" simplePos="0" relativeHeight="251658249" behindDoc="1" locked="0" layoutInCell="1" allowOverlap="1" wp14:anchorId="5DC27EF7" wp14:editId="098DA7B2">
          <wp:simplePos x="0" y="0"/>
          <wp:positionH relativeFrom="column">
            <wp:posOffset>5360093</wp:posOffset>
          </wp:positionH>
          <wp:positionV relativeFrom="paragraph">
            <wp:posOffset>-311150</wp:posOffset>
          </wp:positionV>
          <wp:extent cx="1014730" cy="289560"/>
          <wp:effectExtent l="0" t="0" r="0" b="0"/>
          <wp:wrapTight wrapText="bothSides">
            <wp:wrapPolygon edited="0">
              <wp:start x="2433" y="0"/>
              <wp:lineTo x="0" y="15632"/>
              <wp:lineTo x="0" y="19895"/>
              <wp:lineTo x="7705" y="19895"/>
              <wp:lineTo x="21086" y="18474"/>
              <wp:lineTo x="21086" y="5684"/>
              <wp:lineTo x="4461" y="0"/>
              <wp:lineTo x="2433"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owe_Logo_color.png"/>
                  <pic:cNvPicPr/>
                </pic:nvPicPr>
                <pic:blipFill>
                  <a:blip r:embed="rId1">
                    <a:extLst>
                      <a:ext uri="{28A0092B-C50C-407E-A947-70E740481C1C}">
                        <a14:useLocalDpi xmlns:a14="http://schemas.microsoft.com/office/drawing/2010/main" val="0"/>
                      </a:ext>
                    </a:extLst>
                  </a:blip>
                  <a:stretch>
                    <a:fillRect/>
                  </a:stretch>
                </pic:blipFill>
                <pic:spPr>
                  <a:xfrm>
                    <a:off x="0" y="0"/>
                    <a:ext cx="1014730" cy="289560"/>
                  </a:xfrm>
                  <a:prstGeom prst="rect">
                    <a:avLst/>
                  </a:prstGeom>
                </pic:spPr>
              </pic:pic>
            </a:graphicData>
          </a:graphic>
        </wp:anchor>
      </w:drawing>
    </w:r>
    <w:r w:rsidRPr="008255B0">
      <w:rPr>
        <w:rFonts w:cs="Arial"/>
        <w:noProof/>
      </w:rPr>
      <mc:AlternateContent>
        <mc:Choice Requires="wps">
          <w:drawing>
            <wp:anchor distT="45720" distB="45720" distL="114300" distR="114300" simplePos="0" relativeHeight="251658248" behindDoc="0" locked="1" layoutInCell="1" allowOverlap="1" wp14:anchorId="1A67029A" wp14:editId="7CDB847D">
              <wp:simplePos x="0" y="0"/>
              <wp:positionH relativeFrom="column">
                <wp:posOffset>-15240</wp:posOffset>
              </wp:positionH>
              <wp:positionV relativeFrom="page">
                <wp:posOffset>426085</wp:posOffset>
              </wp:positionV>
              <wp:extent cx="4690745" cy="146050"/>
              <wp:effectExtent l="0" t="0" r="14605" b="635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745" cy="146050"/>
                      </a:xfrm>
                      <a:prstGeom prst="rect">
                        <a:avLst/>
                      </a:prstGeom>
                      <a:noFill/>
                      <a:ln w="0">
                        <a:noFill/>
                        <a:miter lim="800000"/>
                        <a:headEnd/>
                        <a:tailEnd/>
                      </a:ln>
                    </wps:spPr>
                    <wps:txbx>
                      <w:txbxContent>
                        <w:sdt>
                          <w:sdtPr>
                            <w:rPr>
                              <w:rStyle w:val="CS-Client"/>
                            </w:rPr>
                            <w:alias w:val="Company"/>
                            <w:tag w:val=""/>
                            <w:id w:val="131924822"/>
                            <w:lock w:val="sdtLocked"/>
                            <w:dataBinding w:prefixMappings="xmlns:ns0='http://schemas.openxmlformats.org/officeDocument/2006/extended-properties' " w:xpath="/ns0:Properties[1]/ns0:Company[1]" w:storeItemID="{6668398D-A668-4E3E-A5EB-62B293D839F1}"/>
                            <w:text/>
                          </w:sdtPr>
                          <w:sdtEndPr>
                            <w:rPr>
                              <w:rStyle w:val="CS-Client"/>
                            </w:rPr>
                          </w:sdtEndPr>
                          <w:sdtContent>
                            <w:p w14:paraId="53C51590" w14:textId="36978FEE" w:rsidR="0054450B" w:rsidRPr="00D13AE3" w:rsidRDefault="00301F5E" w:rsidP="00902C7E">
                              <w:pPr>
                                <w:rPr>
                                  <w:rStyle w:val="CS-Client"/>
                                </w:rPr>
                              </w:pPr>
                              <w:r>
                                <w:rPr>
                                  <w:rStyle w:val="CS-Client"/>
                                </w:rPr>
                                <w:t>AIR</w:t>
                              </w:r>
                            </w:p>
                          </w:sdtContent>
                        </w:sdt>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1A67029A" id="_x0000_t202" coordsize="21600,21600" o:spt="202" path="m,l,21600r21600,l21600,xe">
              <v:stroke joinstyle="miter"/>
              <v:path gradientshapeok="t" o:connecttype="rect"/>
            </v:shapetype>
            <v:shape id="_x0000_s1034" type="#_x0000_t202" style="position:absolute;margin-left:-1.2pt;margin-top:33.55pt;width:369.35pt;height:11.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" filled="f" stroked="f" strokeweight="0">
              <v:textbox style="mso-fit-shape-to-text:t" inset="0,0,0,0">
                <w:txbxContent>
                  <w:sdt>
                    <w:sdtPr>
                      <w:rPr>
                        <w:rStyle w:val="CS-Client"/>
                      </w:rPr>
                      <w:alias w:val="Company"/>
                      <w:tag w:val=""/>
                      <w:id w:val="131924822"/>
                      <w:lock w:val="sdtLocked"/>
                      <w:dataBinding w:prefixMappings="xmlns:ns0='http://schemas.openxmlformats.org/officeDocument/2006/extended-properties' " w:xpath="/ns0:Properties[1]/ns0:Company[1]" w:storeItemID="{6668398D-A668-4E3E-A5EB-62B293D839F1}"/>
                      <w:text/>
                    </w:sdtPr>
                    <w:sdtEndPr>
                      <w:rPr>
                        <w:rStyle w:val="CS-Client"/>
                      </w:rPr>
                    </w:sdtEndPr>
                    <w:sdtContent>
                      <w:p w14:paraId="53C51590" w14:textId="36978FEE" w:rsidR="0054450B" w:rsidRPr="00D13AE3" w:rsidRDefault="00301F5E" w:rsidP="00902C7E">
                        <w:pPr>
                          <w:rPr>
                            <w:rStyle w:val="CS-Client"/>
                          </w:rPr>
                        </w:pPr>
                        <w:r>
                          <w:rPr>
                            <w:rStyle w:val="CS-Client"/>
                          </w:rPr>
                          <w:t>AIR</w:t>
                        </w:r>
                      </w:p>
                    </w:sdtContent>
                  </w:sdt>
                </w:txbxContent>
              </v:textbox>
              <w10:wrap anchory="page"/>
              <w10:anchorlock/>
            </v:shape>
          </w:pict>
        </mc:Fallback>
      </mc:AlternateContent>
    </w:r>
    <w:r w:rsidRPr="008255B0">
      <w:rPr>
        <w:rFonts w:cs="Arial"/>
        <w:noProof/>
      </w:rPr>
      <mc:AlternateContent>
        <mc:Choice Requires="wps">
          <w:drawing>
            <wp:anchor distT="0" distB="0" distL="114300" distR="114300" simplePos="0" relativeHeight="251658245" behindDoc="0" locked="1" layoutInCell="1" allowOverlap="1" wp14:anchorId="0C76B89B" wp14:editId="4194DC43">
              <wp:simplePos x="0" y="0"/>
              <wp:positionH relativeFrom="column">
                <wp:posOffset>-15240</wp:posOffset>
              </wp:positionH>
              <wp:positionV relativeFrom="page">
                <wp:posOffset>685800</wp:posOffset>
              </wp:positionV>
              <wp:extent cx="6400800" cy="0"/>
              <wp:effectExtent l="0" t="19050" r="38100" b="38100"/>
              <wp:wrapNone/>
              <wp:docPr id="246" name="Straight Connector 246"/>
              <wp:cNvGraphicFramePr/>
              <a:graphic xmlns:a="http://schemas.openxmlformats.org/drawingml/2006/main">
                <a:graphicData uri="http://schemas.microsoft.com/office/word/2010/wordprocessingShape">
                  <wps:wsp>
                    <wps:cNvCnPr/>
                    <wps:spPr>
                      <a:xfrm>
                        <a:off x="0" y="0"/>
                        <a:ext cx="6400800" cy="0"/>
                      </a:xfrm>
                      <a:prstGeom prst="line">
                        <a:avLst/>
                      </a:prstGeom>
                      <a:ln w="50800">
                        <a:solidFill>
                          <a:srgbClr val="002D6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30E30F" id="Straight Connector 246"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1.2pt,54pt" to="502.8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" strokecolor="#002d62" strokeweight="4pt">
              <v:stroke joinstyle="miter"/>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26C1080"/>
    <w:lvl w:ilvl="0">
      <w:start w:val="1"/>
      <w:numFmt w:val="bullet"/>
      <w:pStyle w:val="ListBullet4"/>
      <w:lvlText w:val=""/>
      <w:lvlJc w:val="left"/>
      <w:pPr>
        <w:ind w:left="1440" w:hanging="360"/>
      </w:pPr>
      <w:rPr>
        <w:rFonts w:ascii="Symbol" w:hAnsi="Symbol" w:hint="default"/>
        <w:color w:val="FDB913" w:themeColor="accent2"/>
      </w:rPr>
    </w:lvl>
  </w:abstractNum>
  <w:abstractNum w:abstractNumId="1" w15:restartNumberingAfterBreak="0">
    <w:nsid w:val="FFFFFF82"/>
    <w:multiLevelType w:val="singleLevel"/>
    <w:tmpl w:val="88EE9AD4"/>
    <w:lvl w:ilvl="0">
      <w:start w:val="1"/>
      <w:numFmt w:val="bullet"/>
      <w:pStyle w:val="ListBullet3"/>
      <w:lvlText w:val=""/>
      <w:lvlJc w:val="left"/>
      <w:pPr>
        <w:ind w:left="1080" w:hanging="360"/>
      </w:pPr>
      <w:rPr>
        <w:rFonts w:ascii="Wingdings" w:hAnsi="Wingdings" w:hint="default"/>
        <w:color w:val="FDB913" w:themeColor="accent2"/>
      </w:rPr>
    </w:lvl>
  </w:abstractNum>
  <w:abstractNum w:abstractNumId="2" w15:restartNumberingAfterBreak="0">
    <w:nsid w:val="FFFFFF83"/>
    <w:multiLevelType w:val="singleLevel"/>
    <w:tmpl w:val="B96E2FC8"/>
    <w:lvl w:ilvl="0">
      <w:start w:val="1"/>
      <w:numFmt w:val="bullet"/>
      <w:pStyle w:val="ListBullet2"/>
      <w:lvlText w:val="o"/>
      <w:lvlJc w:val="left"/>
      <w:pPr>
        <w:ind w:left="720" w:hanging="360"/>
      </w:pPr>
      <w:rPr>
        <w:rFonts w:ascii="Courier New" w:hAnsi="Courier New" w:cs="Courier New" w:hint="default"/>
        <w:color w:val="FDB913" w:themeColor="accent2"/>
      </w:rPr>
    </w:lvl>
  </w:abstractNum>
  <w:abstractNum w:abstractNumId="3" w15:restartNumberingAfterBreak="0">
    <w:nsid w:val="002D6FB5"/>
    <w:multiLevelType w:val="hybridMultilevel"/>
    <w:tmpl w:val="0ADC1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A7ED7"/>
    <w:multiLevelType w:val="hybridMultilevel"/>
    <w:tmpl w:val="53205320"/>
    <w:lvl w:ilvl="0" w:tplc="CB08A84E">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F41AB"/>
    <w:multiLevelType w:val="multilevel"/>
    <w:tmpl w:val="B57CD6C6"/>
    <w:styleLink w:val="NumberedHeadings"/>
    <w:lvl w:ilvl="0">
      <w:start w:val="1"/>
      <w:numFmt w:val="decimal"/>
      <w:pStyle w:val="Heading1"/>
      <w:suff w:val="space"/>
      <w:lvlText w:val="%1."/>
      <w:lvlJc w:val="left"/>
      <w:pPr>
        <w:ind w:left="360" w:hanging="360"/>
      </w:pPr>
      <w:rPr>
        <w:rFonts w:asciiTheme="majorHAnsi" w:hAnsiTheme="majorHAnsi" w:hint="default"/>
        <w:b/>
        <w:i w:val="0"/>
        <w:color w:val="666666" w:themeColor="text2"/>
      </w:rPr>
    </w:lvl>
    <w:lvl w:ilvl="1">
      <w:start w:val="1"/>
      <w:numFmt w:val="decimal"/>
      <w:pStyle w:val="Heading2"/>
      <w:suff w:val="space"/>
      <w:lvlText w:val="%1.%2."/>
      <w:lvlJc w:val="left"/>
      <w:pPr>
        <w:ind w:left="6750" w:hanging="360"/>
      </w:pPr>
      <w:rPr>
        <w:rFonts w:asciiTheme="majorHAnsi" w:hAnsiTheme="majorHAnsi" w:hint="default"/>
        <w:b/>
        <w:i w:val="0"/>
        <w:color w:val="666666" w:themeColor="text2"/>
      </w:rPr>
    </w:lvl>
    <w:lvl w:ilvl="2">
      <w:start w:val="1"/>
      <w:numFmt w:val="decimal"/>
      <w:pStyle w:val="Heading3"/>
      <w:suff w:val="space"/>
      <w:lvlText w:val="%1.%2.%3."/>
      <w:lvlJc w:val="left"/>
      <w:pPr>
        <w:ind w:left="810" w:hanging="360"/>
      </w:pPr>
      <w:rPr>
        <w:rFonts w:asciiTheme="majorHAnsi" w:hAnsiTheme="majorHAnsi" w:hint="default"/>
        <w:b/>
        <w:i w:val="0"/>
        <w:color w:val="666666" w:themeColor="text2"/>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6" w15:restartNumberingAfterBreak="0">
    <w:nsid w:val="0A3D7F43"/>
    <w:multiLevelType w:val="multilevel"/>
    <w:tmpl w:val="F202E300"/>
    <w:styleLink w:val="CroweLists"/>
    <w:lvl w:ilvl="0">
      <w:start w:val="1"/>
      <w:numFmt w:val="bullet"/>
      <w:lvlText w:val=""/>
      <w:lvlJc w:val="left"/>
      <w:pPr>
        <w:tabs>
          <w:tab w:val="num" w:pos="720"/>
        </w:tabs>
        <w:ind w:left="360" w:firstLine="0"/>
      </w:pPr>
      <w:rPr>
        <w:rFonts w:ascii="Symbol" w:hAnsi="Symbol" w:hint="default"/>
        <w:color w:val="FDB913" w:themeColor="accent2"/>
      </w:rPr>
    </w:lvl>
    <w:lvl w:ilvl="1">
      <w:start w:val="1"/>
      <w:numFmt w:val="bullet"/>
      <w:lvlText w:val="o"/>
      <w:lvlJc w:val="left"/>
      <w:pPr>
        <w:tabs>
          <w:tab w:val="num" w:pos="1080"/>
        </w:tabs>
        <w:ind w:left="720" w:firstLine="0"/>
      </w:pPr>
      <w:rPr>
        <w:rFonts w:ascii="Courier New" w:hAnsi="Courier New" w:hint="default"/>
        <w:color w:val="FDB913" w:themeColor="accent2"/>
      </w:rPr>
    </w:lvl>
    <w:lvl w:ilvl="2">
      <w:start w:val="1"/>
      <w:numFmt w:val="bullet"/>
      <w:lvlText w:val=""/>
      <w:lvlJc w:val="left"/>
      <w:pPr>
        <w:tabs>
          <w:tab w:val="num" w:pos="1440"/>
        </w:tabs>
        <w:ind w:left="1080" w:firstLine="0"/>
      </w:pPr>
      <w:rPr>
        <w:rFonts w:ascii="Wingdings" w:hAnsi="Wingdings" w:hint="default"/>
        <w:color w:val="FDB913" w:themeColor="accent2"/>
      </w:rPr>
    </w:lvl>
    <w:lvl w:ilvl="3">
      <w:start w:val="1"/>
      <w:numFmt w:val="bullet"/>
      <w:lvlText w:val=""/>
      <w:lvlJc w:val="left"/>
      <w:pPr>
        <w:tabs>
          <w:tab w:val="num" w:pos="1800"/>
        </w:tabs>
        <w:ind w:left="1440" w:firstLine="0"/>
      </w:pPr>
      <w:rPr>
        <w:rFonts w:ascii="Symbol" w:hAnsi="Symbol" w:hint="default"/>
        <w:color w:val="FDB913" w:themeColor="accent2"/>
      </w:rPr>
    </w:lvl>
    <w:lvl w:ilvl="4">
      <w:start w:val="1"/>
      <w:numFmt w:val="bullet"/>
      <w:lvlText w:val="o"/>
      <w:lvlJc w:val="left"/>
      <w:pPr>
        <w:tabs>
          <w:tab w:val="num" w:pos="2160"/>
        </w:tabs>
        <w:ind w:left="1800" w:firstLine="0"/>
      </w:pPr>
      <w:rPr>
        <w:rFonts w:ascii="Courier New" w:hAnsi="Courier New" w:cs="Courier New" w:hint="default"/>
        <w:color w:val="FDB913" w:themeColor="accent2"/>
      </w:rPr>
    </w:lvl>
    <w:lvl w:ilvl="5">
      <w:start w:val="1"/>
      <w:numFmt w:val="bullet"/>
      <w:lvlText w:val=""/>
      <w:lvlJc w:val="left"/>
      <w:pPr>
        <w:tabs>
          <w:tab w:val="num" w:pos="2520"/>
        </w:tabs>
        <w:ind w:left="2160" w:firstLine="0"/>
      </w:pPr>
      <w:rPr>
        <w:rFonts w:ascii="Wingdings" w:hAnsi="Wingdings" w:hint="default"/>
        <w:color w:val="FDB913" w:themeColor="accent2"/>
      </w:rPr>
    </w:lvl>
    <w:lvl w:ilvl="6">
      <w:start w:val="1"/>
      <w:numFmt w:val="bullet"/>
      <w:lvlText w:val=""/>
      <w:lvlJc w:val="left"/>
      <w:pPr>
        <w:tabs>
          <w:tab w:val="num" w:pos="2880"/>
        </w:tabs>
        <w:ind w:left="2520" w:firstLine="0"/>
      </w:pPr>
      <w:rPr>
        <w:rFonts w:ascii="Symbol" w:hAnsi="Symbol" w:hint="default"/>
        <w:color w:val="FDB913" w:themeColor="accent2"/>
      </w:rPr>
    </w:lvl>
    <w:lvl w:ilvl="7">
      <w:start w:val="1"/>
      <w:numFmt w:val="bullet"/>
      <w:lvlText w:val="o"/>
      <w:lvlJc w:val="left"/>
      <w:pPr>
        <w:tabs>
          <w:tab w:val="num" w:pos="3240"/>
        </w:tabs>
        <w:ind w:left="2880" w:firstLine="0"/>
      </w:pPr>
      <w:rPr>
        <w:rFonts w:ascii="Courier New" w:hAnsi="Courier New" w:cs="Courier New" w:hint="default"/>
        <w:color w:val="FDB913" w:themeColor="accent2"/>
      </w:rPr>
    </w:lvl>
    <w:lvl w:ilvl="8">
      <w:start w:val="1"/>
      <w:numFmt w:val="bullet"/>
      <w:lvlText w:val=""/>
      <w:lvlJc w:val="left"/>
      <w:pPr>
        <w:tabs>
          <w:tab w:val="num" w:pos="3600"/>
        </w:tabs>
        <w:ind w:left="3240" w:firstLine="0"/>
      </w:pPr>
      <w:rPr>
        <w:rFonts w:ascii="Wingdings" w:hAnsi="Wingdings" w:hint="default"/>
        <w:color w:val="FDB913" w:themeColor="accent2"/>
      </w:rPr>
    </w:lvl>
  </w:abstractNum>
  <w:abstractNum w:abstractNumId="7" w15:restartNumberingAfterBreak="0">
    <w:nsid w:val="0AE05E98"/>
    <w:multiLevelType w:val="hybridMultilevel"/>
    <w:tmpl w:val="D752F002"/>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03147"/>
    <w:multiLevelType w:val="hybridMultilevel"/>
    <w:tmpl w:val="F5BCD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67317"/>
    <w:multiLevelType w:val="hybridMultilevel"/>
    <w:tmpl w:val="E92E0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A6DD7"/>
    <w:multiLevelType w:val="hybridMultilevel"/>
    <w:tmpl w:val="1D466FFA"/>
    <w:lvl w:ilvl="0" w:tplc="9AFE677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D5C52"/>
    <w:multiLevelType w:val="hybridMultilevel"/>
    <w:tmpl w:val="FFFFFFFF"/>
    <w:lvl w:ilvl="0" w:tplc="3CC814F4">
      <w:numFmt w:val="bullet"/>
      <w:lvlText w:val="-"/>
      <w:lvlJc w:val="left"/>
      <w:pPr>
        <w:ind w:left="720" w:hanging="360"/>
      </w:pPr>
      <w:rPr>
        <w:rFonts w:ascii="Arial" w:hAnsi="Arial" w:hint="default"/>
      </w:rPr>
    </w:lvl>
    <w:lvl w:ilvl="1" w:tplc="2B06EB2C">
      <w:start w:val="1"/>
      <w:numFmt w:val="bullet"/>
      <w:lvlText w:val="o"/>
      <w:lvlJc w:val="left"/>
      <w:pPr>
        <w:ind w:left="1440" w:hanging="360"/>
      </w:pPr>
      <w:rPr>
        <w:rFonts w:ascii="Courier New" w:hAnsi="Courier New" w:hint="default"/>
      </w:rPr>
    </w:lvl>
    <w:lvl w:ilvl="2" w:tplc="947CC3BC">
      <w:start w:val="1"/>
      <w:numFmt w:val="bullet"/>
      <w:lvlText w:val=""/>
      <w:lvlJc w:val="left"/>
      <w:pPr>
        <w:ind w:left="2160" w:hanging="360"/>
      </w:pPr>
      <w:rPr>
        <w:rFonts w:ascii="Wingdings" w:hAnsi="Wingdings" w:hint="default"/>
      </w:rPr>
    </w:lvl>
    <w:lvl w:ilvl="3" w:tplc="99D0580C">
      <w:start w:val="1"/>
      <w:numFmt w:val="bullet"/>
      <w:lvlText w:val=""/>
      <w:lvlJc w:val="left"/>
      <w:pPr>
        <w:ind w:left="2880" w:hanging="360"/>
      </w:pPr>
      <w:rPr>
        <w:rFonts w:ascii="Symbol" w:hAnsi="Symbol" w:hint="default"/>
      </w:rPr>
    </w:lvl>
    <w:lvl w:ilvl="4" w:tplc="4A2A8CA6">
      <w:start w:val="1"/>
      <w:numFmt w:val="bullet"/>
      <w:lvlText w:val="o"/>
      <w:lvlJc w:val="left"/>
      <w:pPr>
        <w:ind w:left="3600" w:hanging="360"/>
      </w:pPr>
      <w:rPr>
        <w:rFonts w:ascii="Courier New" w:hAnsi="Courier New" w:hint="default"/>
      </w:rPr>
    </w:lvl>
    <w:lvl w:ilvl="5" w:tplc="3BA6D840">
      <w:start w:val="1"/>
      <w:numFmt w:val="bullet"/>
      <w:lvlText w:val=""/>
      <w:lvlJc w:val="left"/>
      <w:pPr>
        <w:ind w:left="4320" w:hanging="360"/>
      </w:pPr>
      <w:rPr>
        <w:rFonts w:ascii="Wingdings" w:hAnsi="Wingdings" w:hint="default"/>
      </w:rPr>
    </w:lvl>
    <w:lvl w:ilvl="6" w:tplc="9EF6BDF2">
      <w:start w:val="1"/>
      <w:numFmt w:val="bullet"/>
      <w:lvlText w:val=""/>
      <w:lvlJc w:val="left"/>
      <w:pPr>
        <w:ind w:left="5040" w:hanging="360"/>
      </w:pPr>
      <w:rPr>
        <w:rFonts w:ascii="Symbol" w:hAnsi="Symbol" w:hint="default"/>
      </w:rPr>
    </w:lvl>
    <w:lvl w:ilvl="7" w:tplc="854C1522">
      <w:start w:val="1"/>
      <w:numFmt w:val="bullet"/>
      <w:lvlText w:val="o"/>
      <w:lvlJc w:val="left"/>
      <w:pPr>
        <w:ind w:left="5760" w:hanging="360"/>
      </w:pPr>
      <w:rPr>
        <w:rFonts w:ascii="Courier New" w:hAnsi="Courier New" w:hint="default"/>
      </w:rPr>
    </w:lvl>
    <w:lvl w:ilvl="8" w:tplc="29F27D1E">
      <w:start w:val="1"/>
      <w:numFmt w:val="bullet"/>
      <w:lvlText w:val=""/>
      <w:lvlJc w:val="left"/>
      <w:pPr>
        <w:ind w:left="6480" w:hanging="360"/>
      </w:pPr>
      <w:rPr>
        <w:rFonts w:ascii="Wingdings" w:hAnsi="Wingdings" w:hint="default"/>
      </w:rPr>
    </w:lvl>
  </w:abstractNum>
  <w:abstractNum w:abstractNumId="12" w15:restartNumberingAfterBreak="0">
    <w:nsid w:val="24645856"/>
    <w:multiLevelType w:val="hybridMultilevel"/>
    <w:tmpl w:val="A8506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D20D6"/>
    <w:multiLevelType w:val="hybridMultilevel"/>
    <w:tmpl w:val="8AC64C52"/>
    <w:lvl w:ilvl="0" w:tplc="5816AD28">
      <w:numFmt w:val="bullet"/>
      <w:lvlText w:val="-"/>
      <w:lvlJc w:val="left"/>
      <w:pPr>
        <w:ind w:left="720" w:hanging="360"/>
      </w:pPr>
      <w:rPr>
        <w:rFonts w:ascii="Arial" w:eastAsia="Time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A1299"/>
    <w:multiLevelType w:val="multilevel"/>
    <w:tmpl w:val="D5B2C422"/>
    <w:lvl w:ilvl="0">
      <w:start w:val="1"/>
      <w:numFmt w:val="bullet"/>
      <w:pStyle w:val="ListBullet"/>
      <w:lvlText w:val=""/>
      <w:lvlJc w:val="left"/>
      <w:pPr>
        <w:ind w:left="360" w:hanging="360"/>
      </w:pPr>
      <w:rPr>
        <w:rFonts w:ascii="Symbol" w:hAnsi="Symbol" w:hint="default"/>
        <w:color w:val="FDB913" w:themeColor="accent2"/>
      </w:rPr>
    </w:lvl>
    <w:lvl w:ilvl="1">
      <w:start w:val="1"/>
      <w:numFmt w:val="bullet"/>
      <w:lvlRestart w:val="0"/>
      <w:lvlText w:val="o"/>
      <w:lvlJc w:val="left"/>
      <w:pPr>
        <w:ind w:left="720" w:hanging="360"/>
      </w:pPr>
      <w:rPr>
        <w:rFonts w:ascii="Courier New" w:hAnsi="Courier New" w:hint="default"/>
        <w:color w:val="FDB913" w:themeColor="accent2"/>
      </w:rPr>
    </w:lvl>
    <w:lvl w:ilvl="2">
      <w:start w:val="1"/>
      <w:numFmt w:val="bullet"/>
      <w:lvlRestart w:val="0"/>
      <w:lvlText w:val=""/>
      <w:lvlJc w:val="left"/>
      <w:pPr>
        <w:ind w:left="1080" w:hanging="360"/>
      </w:pPr>
      <w:rPr>
        <w:rFonts w:ascii="Wingdings" w:hAnsi="Wingdings" w:hint="default"/>
        <w:color w:val="FDB913" w:themeColor="accent2"/>
      </w:rPr>
    </w:lvl>
    <w:lvl w:ilvl="3">
      <w:start w:val="1"/>
      <w:numFmt w:val="bullet"/>
      <w:lvlRestart w:val="0"/>
      <w:lvlText w:val=""/>
      <w:lvlJc w:val="left"/>
      <w:pPr>
        <w:ind w:left="1440" w:hanging="360"/>
      </w:pPr>
      <w:rPr>
        <w:rFonts w:ascii="Symbol" w:hAnsi="Symbol" w:hint="default"/>
        <w:color w:val="FDB913" w:themeColor="accent2"/>
      </w:rPr>
    </w:lvl>
    <w:lvl w:ilvl="4">
      <w:start w:val="1"/>
      <w:numFmt w:val="bullet"/>
      <w:lvlRestart w:val="0"/>
      <w:lvlText w:val="o"/>
      <w:lvlJc w:val="left"/>
      <w:pPr>
        <w:ind w:left="1800" w:hanging="360"/>
      </w:pPr>
      <w:rPr>
        <w:rFonts w:ascii="Courier New" w:hAnsi="Courier New" w:hint="default"/>
        <w:color w:val="FDB913" w:themeColor="accent2"/>
      </w:rPr>
    </w:lvl>
    <w:lvl w:ilvl="5">
      <w:start w:val="1"/>
      <w:numFmt w:val="bullet"/>
      <w:lvlRestart w:val="0"/>
      <w:lvlText w:val=""/>
      <w:lvlJc w:val="left"/>
      <w:pPr>
        <w:ind w:left="2160" w:hanging="360"/>
      </w:pPr>
      <w:rPr>
        <w:rFonts w:ascii="Wingdings" w:hAnsi="Wingdings" w:hint="default"/>
        <w:color w:val="FDB913" w:themeColor="accent2"/>
      </w:rPr>
    </w:lvl>
    <w:lvl w:ilvl="6">
      <w:start w:val="1"/>
      <w:numFmt w:val="bullet"/>
      <w:lvlRestart w:val="0"/>
      <w:lvlText w:val=""/>
      <w:lvlJc w:val="left"/>
      <w:pPr>
        <w:ind w:left="2520" w:hanging="360"/>
      </w:pPr>
      <w:rPr>
        <w:rFonts w:ascii="Symbol" w:hAnsi="Symbol" w:hint="default"/>
        <w:color w:val="FDB913" w:themeColor="accent2"/>
      </w:rPr>
    </w:lvl>
    <w:lvl w:ilvl="7">
      <w:start w:val="1"/>
      <w:numFmt w:val="bullet"/>
      <w:lvlRestart w:val="0"/>
      <w:lvlText w:val="o"/>
      <w:lvlJc w:val="left"/>
      <w:pPr>
        <w:ind w:left="2880" w:hanging="360"/>
      </w:pPr>
      <w:rPr>
        <w:rFonts w:ascii="Courier New" w:hAnsi="Courier New" w:hint="default"/>
        <w:color w:val="FDB913" w:themeColor="accent2"/>
      </w:rPr>
    </w:lvl>
    <w:lvl w:ilvl="8">
      <w:start w:val="1"/>
      <w:numFmt w:val="bullet"/>
      <w:lvlRestart w:val="0"/>
      <w:lvlText w:val=""/>
      <w:lvlJc w:val="left"/>
      <w:pPr>
        <w:ind w:left="3240" w:hanging="360"/>
      </w:pPr>
      <w:rPr>
        <w:rFonts w:ascii="Wingdings" w:hAnsi="Wingdings" w:hint="default"/>
        <w:color w:val="FDB913" w:themeColor="accent2"/>
      </w:rPr>
    </w:lvl>
  </w:abstractNum>
  <w:abstractNum w:abstractNumId="15" w15:restartNumberingAfterBreak="0">
    <w:nsid w:val="29A01A93"/>
    <w:multiLevelType w:val="hybridMultilevel"/>
    <w:tmpl w:val="11E87540"/>
    <w:lvl w:ilvl="0" w:tplc="6EC2958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13BF5"/>
    <w:multiLevelType w:val="hybridMultilevel"/>
    <w:tmpl w:val="0CB60D3C"/>
    <w:lvl w:ilvl="0" w:tplc="CB08A84E">
      <w:numFmt w:val="bullet"/>
      <w:pStyle w:val="ListParagraph"/>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34344"/>
    <w:multiLevelType w:val="hybridMultilevel"/>
    <w:tmpl w:val="F0FE03EC"/>
    <w:lvl w:ilvl="0" w:tplc="CB0AF5A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6F4F72"/>
    <w:multiLevelType w:val="hybridMultilevel"/>
    <w:tmpl w:val="CE88BF3C"/>
    <w:lvl w:ilvl="0" w:tplc="0644D5AA">
      <w:start w:val="1"/>
      <w:numFmt w:val="bullet"/>
      <w:pStyle w:val="CS-InstructionText"/>
      <w:lvlText w:val=""/>
      <w:lvlJc w:val="left"/>
      <w:pPr>
        <w:ind w:left="1656" w:hanging="360"/>
      </w:pPr>
      <w:rPr>
        <w:rFonts w:ascii="Symbol" w:hAnsi="Symbol" w:hint="default"/>
        <w:color w:val="CCCCCC" w:themeColor="background2"/>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9" w15:restartNumberingAfterBreak="0">
    <w:nsid w:val="33433F60"/>
    <w:multiLevelType w:val="hybridMultilevel"/>
    <w:tmpl w:val="0ADC1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305F4E"/>
    <w:multiLevelType w:val="hybridMultilevel"/>
    <w:tmpl w:val="7632B836"/>
    <w:lvl w:ilvl="0" w:tplc="9FF4FDE2">
      <w:start w:val="2"/>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B65EE"/>
    <w:multiLevelType w:val="hybridMultilevel"/>
    <w:tmpl w:val="CECAA3B6"/>
    <w:lvl w:ilvl="0" w:tplc="0324CC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D109F"/>
    <w:multiLevelType w:val="hybridMultilevel"/>
    <w:tmpl w:val="CE7C19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A84F3BA">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AD7532"/>
    <w:multiLevelType w:val="hybridMultilevel"/>
    <w:tmpl w:val="D752F002"/>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01129"/>
    <w:multiLevelType w:val="hybridMultilevel"/>
    <w:tmpl w:val="8754265C"/>
    <w:lvl w:ilvl="0" w:tplc="BA167C40">
      <w:start w:val="3"/>
      <w:numFmt w:val="bullet"/>
      <w:lvlText w:val="-"/>
      <w:lvlJc w:val="left"/>
      <w:pPr>
        <w:ind w:left="720" w:hanging="360"/>
      </w:pPr>
      <w:rPr>
        <w:rFonts w:ascii="Arial" w:eastAsia="Times" w:hAnsi="Arial" w:cs="Arial" w:hint="default"/>
      </w:rPr>
    </w:lvl>
    <w:lvl w:ilvl="1" w:tplc="059CA4B6">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808120"/>
    <w:multiLevelType w:val="hybridMultilevel"/>
    <w:tmpl w:val="FFFFFFFF"/>
    <w:lvl w:ilvl="0" w:tplc="8174DCBC">
      <w:start w:val="1"/>
      <w:numFmt w:val="bullet"/>
      <w:lvlText w:val=""/>
      <w:lvlJc w:val="left"/>
      <w:pPr>
        <w:ind w:left="720" w:hanging="360"/>
      </w:pPr>
      <w:rPr>
        <w:rFonts w:ascii="Symbol" w:hAnsi="Symbol" w:hint="default"/>
      </w:rPr>
    </w:lvl>
    <w:lvl w:ilvl="1" w:tplc="AA367C14">
      <w:start w:val="1"/>
      <w:numFmt w:val="bullet"/>
      <w:lvlText w:val="o"/>
      <w:lvlJc w:val="left"/>
      <w:pPr>
        <w:ind w:left="1440" w:hanging="360"/>
      </w:pPr>
      <w:rPr>
        <w:rFonts w:ascii="Courier New" w:hAnsi="Courier New" w:hint="default"/>
      </w:rPr>
    </w:lvl>
    <w:lvl w:ilvl="2" w:tplc="69EAB0D0">
      <w:start w:val="1"/>
      <w:numFmt w:val="bullet"/>
      <w:lvlText w:val=""/>
      <w:lvlJc w:val="left"/>
      <w:pPr>
        <w:ind w:left="2160" w:hanging="360"/>
      </w:pPr>
      <w:rPr>
        <w:rFonts w:ascii="Wingdings" w:hAnsi="Wingdings" w:hint="default"/>
      </w:rPr>
    </w:lvl>
    <w:lvl w:ilvl="3" w:tplc="C6C6228C">
      <w:start w:val="1"/>
      <w:numFmt w:val="bullet"/>
      <w:lvlText w:val=""/>
      <w:lvlJc w:val="left"/>
      <w:pPr>
        <w:ind w:left="2880" w:hanging="360"/>
      </w:pPr>
      <w:rPr>
        <w:rFonts w:ascii="Symbol" w:hAnsi="Symbol" w:hint="default"/>
      </w:rPr>
    </w:lvl>
    <w:lvl w:ilvl="4" w:tplc="9B34C5BC">
      <w:start w:val="1"/>
      <w:numFmt w:val="bullet"/>
      <w:lvlText w:val="o"/>
      <w:lvlJc w:val="left"/>
      <w:pPr>
        <w:ind w:left="3600" w:hanging="360"/>
      </w:pPr>
      <w:rPr>
        <w:rFonts w:ascii="Courier New" w:hAnsi="Courier New" w:hint="default"/>
      </w:rPr>
    </w:lvl>
    <w:lvl w:ilvl="5" w:tplc="66146E24">
      <w:start w:val="1"/>
      <w:numFmt w:val="bullet"/>
      <w:lvlText w:val=""/>
      <w:lvlJc w:val="left"/>
      <w:pPr>
        <w:ind w:left="4320" w:hanging="360"/>
      </w:pPr>
      <w:rPr>
        <w:rFonts w:ascii="Wingdings" w:hAnsi="Wingdings" w:hint="default"/>
      </w:rPr>
    </w:lvl>
    <w:lvl w:ilvl="6" w:tplc="FBD6CE3A">
      <w:start w:val="1"/>
      <w:numFmt w:val="bullet"/>
      <w:lvlText w:val=""/>
      <w:lvlJc w:val="left"/>
      <w:pPr>
        <w:ind w:left="5040" w:hanging="360"/>
      </w:pPr>
      <w:rPr>
        <w:rFonts w:ascii="Symbol" w:hAnsi="Symbol" w:hint="default"/>
      </w:rPr>
    </w:lvl>
    <w:lvl w:ilvl="7" w:tplc="4232F078">
      <w:start w:val="1"/>
      <w:numFmt w:val="bullet"/>
      <w:lvlText w:val="o"/>
      <w:lvlJc w:val="left"/>
      <w:pPr>
        <w:ind w:left="5760" w:hanging="360"/>
      </w:pPr>
      <w:rPr>
        <w:rFonts w:ascii="Courier New" w:hAnsi="Courier New" w:hint="default"/>
      </w:rPr>
    </w:lvl>
    <w:lvl w:ilvl="8" w:tplc="DC88EE28">
      <w:start w:val="1"/>
      <w:numFmt w:val="bullet"/>
      <w:lvlText w:val=""/>
      <w:lvlJc w:val="left"/>
      <w:pPr>
        <w:ind w:left="6480" w:hanging="360"/>
      </w:pPr>
      <w:rPr>
        <w:rFonts w:ascii="Wingdings" w:hAnsi="Wingdings" w:hint="default"/>
      </w:rPr>
    </w:lvl>
  </w:abstractNum>
  <w:abstractNum w:abstractNumId="26" w15:restartNumberingAfterBreak="0">
    <w:nsid w:val="50075127"/>
    <w:multiLevelType w:val="hybridMultilevel"/>
    <w:tmpl w:val="2290781C"/>
    <w:lvl w:ilvl="0" w:tplc="2EEA34CA">
      <w:start w:val="1"/>
      <w:numFmt w:val="bullet"/>
      <w:lvlText w:val="-"/>
      <w:lvlJc w:val="left"/>
      <w:pPr>
        <w:ind w:left="720" w:hanging="360"/>
      </w:pPr>
      <w:rPr>
        <w:rFonts w:ascii="Aptos" w:hAnsi="Aptos" w:hint="default"/>
      </w:rPr>
    </w:lvl>
    <w:lvl w:ilvl="1" w:tplc="892846DE">
      <w:start w:val="1"/>
      <w:numFmt w:val="bullet"/>
      <w:lvlText w:val="o"/>
      <w:lvlJc w:val="left"/>
      <w:pPr>
        <w:ind w:left="1440" w:hanging="360"/>
      </w:pPr>
      <w:rPr>
        <w:rFonts w:ascii="Courier New" w:hAnsi="Courier New" w:hint="default"/>
      </w:rPr>
    </w:lvl>
    <w:lvl w:ilvl="2" w:tplc="1248C2F0">
      <w:start w:val="1"/>
      <w:numFmt w:val="bullet"/>
      <w:lvlText w:val=""/>
      <w:lvlJc w:val="left"/>
      <w:pPr>
        <w:ind w:left="2160" w:hanging="360"/>
      </w:pPr>
      <w:rPr>
        <w:rFonts w:ascii="Wingdings" w:hAnsi="Wingdings" w:hint="default"/>
      </w:rPr>
    </w:lvl>
    <w:lvl w:ilvl="3" w:tplc="E6526230">
      <w:start w:val="1"/>
      <w:numFmt w:val="bullet"/>
      <w:lvlText w:val=""/>
      <w:lvlJc w:val="left"/>
      <w:pPr>
        <w:ind w:left="2880" w:hanging="360"/>
      </w:pPr>
      <w:rPr>
        <w:rFonts w:ascii="Symbol" w:hAnsi="Symbol" w:hint="default"/>
      </w:rPr>
    </w:lvl>
    <w:lvl w:ilvl="4" w:tplc="4F1EBE92">
      <w:start w:val="1"/>
      <w:numFmt w:val="bullet"/>
      <w:lvlText w:val="o"/>
      <w:lvlJc w:val="left"/>
      <w:pPr>
        <w:ind w:left="3600" w:hanging="360"/>
      </w:pPr>
      <w:rPr>
        <w:rFonts w:ascii="Courier New" w:hAnsi="Courier New" w:hint="default"/>
      </w:rPr>
    </w:lvl>
    <w:lvl w:ilvl="5" w:tplc="59207436">
      <w:start w:val="1"/>
      <w:numFmt w:val="bullet"/>
      <w:lvlText w:val=""/>
      <w:lvlJc w:val="left"/>
      <w:pPr>
        <w:ind w:left="4320" w:hanging="360"/>
      </w:pPr>
      <w:rPr>
        <w:rFonts w:ascii="Wingdings" w:hAnsi="Wingdings" w:hint="default"/>
      </w:rPr>
    </w:lvl>
    <w:lvl w:ilvl="6" w:tplc="ABD468B2">
      <w:start w:val="1"/>
      <w:numFmt w:val="bullet"/>
      <w:lvlText w:val=""/>
      <w:lvlJc w:val="left"/>
      <w:pPr>
        <w:ind w:left="5040" w:hanging="360"/>
      </w:pPr>
      <w:rPr>
        <w:rFonts w:ascii="Symbol" w:hAnsi="Symbol" w:hint="default"/>
      </w:rPr>
    </w:lvl>
    <w:lvl w:ilvl="7" w:tplc="DC02FA62">
      <w:start w:val="1"/>
      <w:numFmt w:val="bullet"/>
      <w:lvlText w:val="o"/>
      <w:lvlJc w:val="left"/>
      <w:pPr>
        <w:ind w:left="5760" w:hanging="360"/>
      </w:pPr>
      <w:rPr>
        <w:rFonts w:ascii="Courier New" w:hAnsi="Courier New" w:hint="default"/>
      </w:rPr>
    </w:lvl>
    <w:lvl w:ilvl="8" w:tplc="06566EDE">
      <w:start w:val="1"/>
      <w:numFmt w:val="bullet"/>
      <w:lvlText w:val=""/>
      <w:lvlJc w:val="left"/>
      <w:pPr>
        <w:ind w:left="6480" w:hanging="360"/>
      </w:pPr>
      <w:rPr>
        <w:rFonts w:ascii="Wingdings" w:hAnsi="Wingdings" w:hint="default"/>
      </w:rPr>
    </w:lvl>
  </w:abstractNum>
  <w:abstractNum w:abstractNumId="27" w15:restartNumberingAfterBreak="0">
    <w:nsid w:val="52C20173"/>
    <w:multiLevelType w:val="hybridMultilevel"/>
    <w:tmpl w:val="FFFFFFFF"/>
    <w:lvl w:ilvl="0" w:tplc="1786F4BA">
      <w:start w:val="1"/>
      <w:numFmt w:val="bullet"/>
      <w:lvlText w:val=""/>
      <w:lvlJc w:val="left"/>
      <w:pPr>
        <w:ind w:left="720" w:hanging="360"/>
      </w:pPr>
      <w:rPr>
        <w:rFonts w:ascii="Symbol" w:hAnsi="Symbol" w:hint="default"/>
      </w:rPr>
    </w:lvl>
    <w:lvl w:ilvl="1" w:tplc="2B1404A0">
      <w:start w:val="1"/>
      <w:numFmt w:val="bullet"/>
      <w:lvlText w:val="o"/>
      <w:lvlJc w:val="left"/>
      <w:pPr>
        <w:ind w:left="1440" w:hanging="360"/>
      </w:pPr>
      <w:rPr>
        <w:rFonts w:ascii="Courier New" w:hAnsi="Courier New" w:hint="default"/>
      </w:rPr>
    </w:lvl>
    <w:lvl w:ilvl="2" w:tplc="BF66310E">
      <w:start w:val="1"/>
      <w:numFmt w:val="bullet"/>
      <w:lvlText w:val=""/>
      <w:lvlJc w:val="left"/>
      <w:pPr>
        <w:ind w:left="2160" w:hanging="360"/>
      </w:pPr>
      <w:rPr>
        <w:rFonts w:ascii="Wingdings" w:hAnsi="Wingdings" w:hint="default"/>
      </w:rPr>
    </w:lvl>
    <w:lvl w:ilvl="3" w:tplc="652A5784">
      <w:start w:val="1"/>
      <w:numFmt w:val="bullet"/>
      <w:lvlText w:val=""/>
      <w:lvlJc w:val="left"/>
      <w:pPr>
        <w:ind w:left="2880" w:hanging="360"/>
      </w:pPr>
      <w:rPr>
        <w:rFonts w:ascii="Symbol" w:hAnsi="Symbol" w:hint="default"/>
      </w:rPr>
    </w:lvl>
    <w:lvl w:ilvl="4" w:tplc="D2F23EE6">
      <w:start w:val="1"/>
      <w:numFmt w:val="bullet"/>
      <w:lvlText w:val="o"/>
      <w:lvlJc w:val="left"/>
      <w:pPr>
        <w:ind w:left="3600" w:hanging="360"/>
      </w:pPr>
      <w:rPr>
        <w:rFonts w:ascii="Courier New" w:hAnsi="Courier New" w:hint="default"/>
      </w:rPr>
    </w:lvl>
    <w:lvl w:ilvl="5" w:tplc="57F6D41E">
      <w:start w:val="1"/>
      <w:numFmt w:val="bullet"/>
      <w:lvlText w:val=""/>
      <w:lvlJc w:val="left"/>
      <w:pPr>
        <w:ind w:left="4320" w:hanging="360"/>
      </w:pPr>
      <w:rPr>
        <w:rFonts w:ascii="Wingdings" w:hAnsi="Wingdings" w:hint="default"/>
      </w:rPr>
    </w:lvl>
    <w:lvl w:ilvl="6" w:tplc="0AC0DD52">
      <w:start w:val="1"/>
      <w:numFmt w:val="bullet"/>
      <w:lvlText w:val=""/>
      <w:lvlJc w:val="left"/>
      <w:pPr>
        <w:ind w:left="5040" w:hanging="360"/>
      </w:pPr>
      <w:rPr>
        <w:rFonts w:ascii="Symbol" w:hAnsi="Symbol" w:hint="default"/>
      </w:rPr>
    </w:lvl>
    <w:lvl w:ilvl="7" w:tplc="1ED099AC">
      <w:start w:val="1"/>
      <w:numFmt w:val="bullet"/>
      <w:lvlText w:val="o"/>
      <w:lvlJc w:val="left"/>
      <w:pPr>
        <w:ind w:left="5760" w:hanging="360"/>
      </w:pPr>
      <w:rPr>
        <w:rFonts w:ascii="Courier New" w:hAnsi="Courier New" w:hint="default"/>
      </w:rPr>
    </w:lvl>
    <w:lvl w:ilvl="8" w:tplc="CCCA0B2E">
      <w:start w:val="1"/>
      <w:numFmt w:val="bullet"/>
      <w:lvlText w:val=""/>
      <w:lvlJc w:val="left"/>
      <w:pPr>
        <w:ind w:left="6480" w:hanging="360"/>
      </w:pPr>
      <w:rPr>
        <w:rFonts w:ascii="Wingdings" w:hAnsi="Wingdings" w:hint="default"/>
      </w:rPr>
    </w:lvl>
  </w:abstractNum>
  <w:abstractNum w:abstractNumId="28" w15:restartNumberingAfterBreak="0">
    <w:nsid w:val="54977928"/>
    <w:multiLevelType w:val="multilevel"/>
    <w:tmpl w:val="9BAED7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D2256E"/>
    <w:multiLevelType w:val="hybridMultilevel"/>
    <w:tmpl w:val="1C2AE048"/>
    <w:lvl w:ilvl="0" w:tplc="58F4F09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66178"/>
    <w:multiLevelType w:val="hybridMultilevel"/>
    <w:tmpl w:val="2F46F42C"/>
    <w:lvl w:ilvl="0" w:tplc="E9E484BE">
      <w:start w:val="1"/>
      <w:numFmt w:val="bullet"/>
      <w:pStyle w:val="Instruction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987C33"/>
    <w:multiLevelType w:val="hybridMultilevel"/>
    <w:tmpl w:val="FFFFFFFF"/>
    <w:lvl w:ilvl="0" w:tplc="3E7EED0A">
      <w:start w:val="1"/>
      <w:numFmt w:val="bullet"/>
      <w:lvlText w:val=""/>
      <w:lvlJc w:val="left"/>
      <w:pPr>
        <w:ind w:left="720" w:hanging="360"/>
      </w:pPr>
      <w:rPr>
        <w:rFonts w:ascii="Symbol" w:hAnsi="Symbol" w:hint="default"/>
      </w:rPr>
    </w:lvl>
    <w:lvl w:ilvl="1" w:tplc="39EC9106">
      <w:start w:val="1"/>
      <w:numFmt w:val="bullet"/>
      <w:lvlText w:val="o"/>
      <w:lvlJc w:val="left"/>
      <w:pPr>
        <w:ind w:left="1440" w:hanging="360"/>
      </w:pPr>
      <w:rPr>
        <w:rFonts w:ascii="Courier New" w:hAnsi="Courier New" w:hint="default"/>
      </w:rPr>
    </w:lvl>
    <w:lvl w:ilvl="2" w:tplc="25F8EA96">
      <w:start w:val="1"/>
      <w:numFmt w:val="bullet"/>
      <w:lvlText w:val=""/>
      <w:lvlJc w:val="left"/>
      <w:pPr>
        <w:ind w:left="2160" w:hanging="360"/>
      </w:pPr>
      <w:rPr>
        <w:rFonts w:ascii="Wingdings" w:hAnsi="Wingdings" w:hint="default"/>
      </w:rPr>
    </w:lvl>
    <w:lvl w:ilvl="3" w:tplc="22765AB4">
      <w:start w:val="1"/>
      <w:numFmt w:val="bullet"/>
      <w:lvlText w:val=""/>
      <w:lvlJc w:val="left"/>
      <w:pPr>
        <w:ind w:left="2880" w:hanging="360"/>
      </w:pPr>
      <w:rPr>
        <w:rFonts w:ascii="Symbol" w:hAnsi="Symbol" w:hint="default"/>
      </w:rPr>
    </w:lvl>
    <w:lvl w:ilvl="4" w:tplc="21B44A06">
      <w:start w:val="1"/>
      <w:numFmt w:val="bullet"/>
      <w:lvlText w:val="o"/>
      <w:lvlJc w:val="left"/>
      <w:pPr>
        <w:ind w:left="3600" w:hanging="360"/>
      </w:pPr>
      <w:rPr>
        <w:rFonts w:ascii="Courier New" w:hAnsi="Courier New" w:hint="default"/>
      </w:rPr>
    </w:lvl>
    <w:lvl w:ilvl="5" w:tplc="540CB9F2">
      <w:start w:val="1"/>
      <w:numFmt w:val="bullet"/>
      <w:lvlText w:val=""/>
      <w:lvlJc w:val="left"/>
      <w:pPr>
        <w:ind w:left="4320" w:hanging="360"/>
      </w:pPr>
      <w:rPr>
        <w:rFonts w:ascii="Wingdings" w:hAnsi="Wingdings" w:hint="default"/>
      </w:rPr>
    </w:lvl>
    <w:lvl w:ilvl="6" w:tplc="16D0A9FA">
      <w:start w:val="1"/>
      <w:numFmt w:val="bullet"/>
      <w:lvlText w:val=""/>
      <w:lvlJc w:val="left"/>
      <w:pPr>
        <w:ind w:left="5040" w:hanging="360"/>
      </w:pPr>
      <w:rPr>
        <w:rFonts w:ascii="Symbol" w:hAnsi="Symbol" w:hint="default"/>
      </w:rPr>
    </w:lvl>
    <w:lvl w:ilvl="7" w:tplc="5E0C73DC">
      <w:start w:val="1"/>
      <w:numFmt w:val="bullet"/>
      <w:lvlText w:val="o"/>
      <w:lvlJc w:val="left"/>
      <w:pPr>
        <w:ind w:left="5760" w:hanging="360"/>
      </w:pPr>
      <w:rPr>
        <w:rFonts w:ascii="Courier New" w:hAnsi="Courier New" w:hint="default"/>
      </w:rPr>
    </w:lvl>
    <w:lvl w:ilvl="8" w:tplc="50924B66">
      <w:start w:val="1"/>
      <w:numFmt w:val="bullet"/>
      <w:lvlText w:val=""/>
      <w:lvlJc w:val="left"/>
      <w:pPr>
        <w:ind w:left="6480" w:hanging="360"/>
      </w:pPr>
      <w:rPr>
        <w:rFonts w:ascii="Wingdings" w:hAnsi="Wingdings" w:hint="default"/>
      </w:rPr>
    </w:lvl>
  </w:abstractNum>
  <w:abstractNum w:abstractNumId="32" w15:restartNumberingAfterBreak="0">
    <w:nsid w:val="640277C1"/>
    <w:multiLevelType w:val="hybridMultilevel"/>
    <w:tmpl w:val="E4E6F1CE"/>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CE3378"/>
    <w:multiLevelType w:val="hybridMultilevel"/>
    <w:tmpl w:val="217037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0947A5"/>
    <w:multiLevelType w:val="hybridMultilevel"/>
    <w:tmpl w:val="AA4A52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415374"/>
    <w:multiLevelType w:val="hybridMultilevel"/>
    <w:tmpl w:val="85DCF32C"/>
    <w:lvl w:ilvl="0" w:tplc="9DFC3EF0">
      <w:start w:val="1"/>
      <w:numFmt w:val="bullet"/>
      <w:lvlText w:val="-"/>
      <w:lvlJc w:val="left"/>
      <w:pPr>
        <w:ind w:left="720" w:hanging="360"/>
      </w:pPr>
      <w:rPr>
        <w:rFonts w:ascii="Aptos" w:hAnsi="Aptos" w:hint="default"/>
      </w:rPr>
    </w:lvl>
    <w:lvl w:ilvl="1" w:tplc="D146219A">
      <w:start w:val="1"/>
      <w:numFmt w:val="bullet"/>
      <w:lvlText w:val="o"/>
      <w:lvlJc w:val="left"/>
      <w:pPr>
        <w:ind w:left="1440" w:hanging="360"/>
      </w:pPr>
      <w:rPr>
        <w:rFonts w:ascii="Courier New" w:hAnsi="Courier New" w:hint="default"/>
      </w:rPr>
    </w:lvl>
    <w:lvl w:ilvl="2" w:tplc="577CB892">
      <w:start w:val="1"/>
      <w:numFmt w:val="bullet"/>
      <w:lvlText w:val=""/>
      <w:lvlJc w:val="left"/>
      <w:pPr>
        <w:ind w:left="2160" w:hanging="360"/>
      </w:pPr>
      <w:rPr>
        <w:rFonts w:ascii="Wingdings" w:hAnsi="Wingdings" w:hint="default"/>
      </w:rPr>
    </w:lvl>
    <w:lvl w:ilvl="3" w:tplc="336298F8">
      <w:start w:val="1"/>
      <w:numFmt w:val="bullet"/>
      <w:lvlText w:val=""/>
      <w:lvlJc w:val="left"/>
      <w:pPr>
        <w:ind w:left="2880" w:hanging="360"/>
      </w:pPr>
      <w:rPr>
        <w:rFonts w:ascii="Symbol" w:hAnsi="Symbol" w:hint="default"/>
      </w:rPr>
    </w:lvl>
    <w:lvl w:ilvl="4" w:tplc="055CDD62">
      <w:start w:val="1"/>
      <w:numFmt w:val="bullet"/>
      <w:lvlText w:val="o"/>
      <w:lvlJc w:val="left"/>
      <w:pPr>
        <w:ind w:left="3600" w:hanging="360"/>
      </w:pPr>
      <w:rPr>
        <w:rFonts w:ascii="Courier New" w:hAnsi="Courier New" w:hint="default"/>
      </w:rPr>
    </w:lvl>
    <w:lvl w:ilvl="5" w:tplc="84506FF2">
      <w:start w:val="1"/>
      <w:numFmt w:val="bullet"/>
      <w:lvlText w:val=""/>
      <w:lvlJc w:val="left"/>
      <w:pPr>
        <w:ind w:left="4320" w:hanging="360"/>
      </w:pPr>
      <w:rPr>
        <w:rFonts w:ascii="Wingdings" w:hAnsi="Wingdings" w:hint="default"/>
      </w:rPr>
    </w:lvl>
    <w:lvl w:ilvl="6" w:tplc="F2241758">
      <w:start w:val="1"/>
      <w:numFmt w:val="bullet"/>
      <w:lvlText w:val=""/>
      <w:lvlJc w:val="left"/>
      <w:pPr>
        <w:ind w:left="5040" w:hanging="360"/>
      </w:pPr>
      <w:rPr>
        <w:rFonts w:ascii="Symbol" w:hAnsi="Symbol" w:hint="default"/>
      </w:rPr>
    </w:lvl>
    <w:lvl w:ilvl="7" w:tplc="E8F6C0AE">
      <w:start w:val="1"/>
      <w:numFmt w:val="bullet"/>
      <w:lvlText w:val="o"/>
      <w:lvlJc w:val="left"/>
      <w:pPr>
        <w:ind w:left="5760" w:hanging="360"/>
      </w:pPr>
      <w:rPr>
        <w:rFonts w:ascii="Courier New" w:hAnsi="Courier New" w:hint="default"/>
      </w:rPr>
    </w:lvl>
    <w:lvl w:ilvl="8" w:tplc="61D6BC9E">
      <w:start w:val="1"/>
      <w:numFmt w:val="bullet"/>
      <w:lvlText w:val=""/>
      <w:lvlJc w:val="left"/>
      <w:pPr>
        <w:ind w:left="6480" w:hanging="360"/>
      </w:pPr>
      <w:rPr>
        <w:rFonts w:ascii="Wingdings" w:hAnsi="Wingdings" w:hint="default"/>
      </w:rPr>
    </w:lvl>
  </w:abstractNum>
  <w:abstractNum w:abstractNumId="36" w15:restartNumberingAfterBreak="0">
    <w:nsid w:val="737234B9"/>
    <w:multiLevelType w:val="hybridMultilevel"/>
    <w:tmpl w:val="D752F002"/>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94876"/>
    <w:multiLevelType w:val="hybridMultilevel"/>
    <w:tmpl w:val="0DF4C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E1E889"/>
    <w:multiLevelType w:val="hybridMultilevel"/>
    <w:tmpl w:val="FFFFFFFF"/>
    <w:lvl w:ilvl="0" w:tplc="A9FCC436">
      <w:start w:val="1"/>
      <w:numFmt w:val="bullet"/>
      <w:lvlText w:val=""/>
      <w:lvlJc w:val="left"/>
      <w:pPr>
        <w:ind w:left="720" w:hanging="360"/>
      </w:pPr>
      <w:rPr>
        <w:rFonts w:ascii="Symbol" w:hAnsi="Symbol" w:hint="default"/>
      </w:rPr>
    </w:lvl>
    <w:lvl w:ilvl="1" w:tplc="E83AA1AE">
      <w:start w:val="1"/>
      <w:numFmt w:val="bullet"/>
      <w:lvlText w:val="o"/>
      <w:lvlJc w:val="left"/>
      <w:pPr>
        <w:ind w:left="1440" w:hanging="360"/>
      </w:pPr>
      <w:rPr>
        <w:rFonts w:ascii="Courier New" w:hAnsi="Courier New" w:hint="default"/>
      </w:rPr>
    </w:lvl>
    <w:lvl w:ilvl="2" w:tplc="3990CABC">
      <w:start w:val="1"/>
      <w:numFmt w:val="bullet"/>
      <w:lvlText w:val=""/>
      <w:lvlJc w:val="left"/>
      <w:pPr>
        <w:ind w:left="2160" w:hanging="360"/>
      </w:pPr>
      <w:rPr>
        <w:rFonts w:ascii="Wingdings" w:hAnsi="Wingdings" w:hint="default"/>
      </w:rPr>
    </w:lvl>
    <w:lvl w:ilvl="3" w:tplc="13D88586">
      <w:start w:val="1"/>
      <w:numFmt w:val="bullet"/>
      <w:lvlText w:val=""/>
      <w:lvlJc w:val="left"/>
      <w:pPr>
        <w:ind w:left="2880" w:hanging="360"/>
      </w:pPr>
      <w:rPr>
        <w:rFonts w:ascii="Symbol" w:hAnsi="Symbol" w:hint="default"/>
      </w:rPr>
    </w:lvl>
    <w:lvl w:ilvl="4" w:tplc="0E483C28">
      <w:start w:val="1"/>
      <w:numFmt w:val="bullet"/>
      <w:lvlText w:val="o"/>
      <w:lvlJc w:val="left"/>
      <w:pPr>
        <w:ind w:left="3600" w:hanging="360"/>
      </w:pPr>
      <w:rPr>
        <w:rFonts w:ascii="Courier New" w:hAnsi="Courier New" w:hint="default"/>
      </w:rPr>
    </w:lvl>
    <w:lvl w:ilvl="5" w:tplc="52F04A60">
      <w:start w:val="1"/>
      <w:numFmt w:val="bullet"/>
      <w:lvlText w:val=""/>
      <w:lvlJc w:val="left"/>
      <w:pPr>
        <w:ind w:left="4320" w:hanging="360"/>
      </w:pPr>
      <w:rPr>
        <w:rFonts w:ascii="Wingdings" w:hAnsi="Wingdings" w:hint="default"/>
      </w:rPr>
    </w:lvl>
    <w:lvl w:ilvl="6" w:tplc="AB8A7154">
      <w:start w:val="1"/>
      <w:numFmt w:val="bullet"/>
      <w:lvlText w:val=""/>
      <w:lvlJc w:val="left"/>
      <w:pPr>
        <w:ind w:left="5040" w:hanging="360"/>
      </w:pPr>
      <w:rPr>
        <w:rFonts w:ascii="Symbol" w:hAnsi="Symbol" w:hint="default"/>
      </w:rPr>
    </w:lvl>
    <w:lvl w:ilvl="7" w:tplc="4120F980">
      <w:start w:val="1"/>
      <w:numFmt w:val="bullet"/>
      <w:lvlText w:val="o"/>
      <w:lvlJc w:val="left"/>
      <w:pPr>
        <w:ind w:left="5760" w:hanging="360"/>
      </w:pPr>
      <w:rPr>
        <w:rFonts w:ascii="Courier New" w:hAnsi="Courier New" w:hint="default"/>
      </w:rPr>
    </w:lvl>
    <w:lvl w:ilvl="8" w:tplc="5506402A">
      <w:start w:val="1"/>
      <w:numFmt w:val="bullet"/>
      <w:lvlText w:val=""/>
      <w:lvlJc w:val="left"/>
      <w:pPr>
        <w:ind w:left="6480" w:hanging="360"/>
      </w:pPr>
      <w:rPr>
        <w:rFonts w:ascii="Wingdings" w:hAnsi="Wingdings" w:hint="default"/>
      </w:rPr>
    </w:lvl>
  </w:abstractNum>
  <w:abstractNum w:abstractNumId="39" w15:restartNumberingAfterBreak="0">
    <w:nsid w:val="7B0A09FC"/>
    <w:multiLevelType w:val="multilevel"/>
    <w:tmpl w:val="5FACDB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B193337"/>
    <w:multiLevelType w:val="multilevel"/>
    <w:tmpl w:val="F83E2A26"/>
    <w:lvl w:ilvl="0">
      <w:numFmt w:val="none"/>
      <w:pStyle w:val="CS-ListNumber"/>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271E7ED17D 䧺Յ龜䅅⦅ࢡ姂汼 9E7"/>
      <w:lvlJc w:val="left"/>
      <w:rPr>
        <w:rFonts w:ascii="Symbol" w:hAnsi="Wingdings" w:cs="Courier New" w:hint="default"/>
        <w:color w:val="FDB913" w:themeColor="accent2"/>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numFmt w:val="none"/>
      <w:lvlText w:val=""/>
      <w:lvlJc w:val="left"/>
      <w:pPr>
        <w:tabs>
          <w:tab w:val="num" w:pos="360"/>
        </w:tabs>
      </w:pPr>
    </w:lvl>
  </w:abstractNum>
  <w:abstractNum w:abstractNumId="41" w15:restartNumberingAfterBreak="0">
    <w:nsid w:val="7B2A5FCA"/>
    <w:multiLevelType w:val="hybridMultilevel"/>
    <w:tmpl w:val="AF40B500"/>
    <w:lvl w:ilvl="0" w:tplc="6B3E8CF4">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2" w15:restartNumberingAfterBreak="0">
    <w:nsid w:val="7D15619F"/>
    <w:multiLevelType w:val="hybridMultilevel"/>
    <w:tmpl w:val="D70A2864"/>
    <w:lvl w:ilvl="0" w:tplc="CB08A84E">
      <w:numFmt w:val="bullet"/>
      <w:lvlText w:val="-"/>
      <w:lvlJc w:val="left"/>
      <w:pPr>
        <w:ind w:left="720" w:hanging="360"/>
      </w:pPr>
      <w:rPr>
        <w:rFonts w:ascii="Arial" w:eastAsia="Time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A38CE"/>
    <w:multiLevelType w:val="hybridMultilevel"/>
    <w:tmpl w:val="FFFFFFFF"/>
    <w:lvl w:ilvl="0" w:tplc="2AA6AE84">
      <w:numFmt w:val="bullet"/>
      <w:lvlText w:val="-"/>
      <w:lvlJc w:val="left"/>
      <w:pPr>
        <w:ind w:left="720" w:hanging="360"/>
      </w:pPr>
      <w:rPr>
        <w:rFonts w:ascii="Arial" w:hAnsi="Arial" w:hint="default"/>
      </w:rPr>
    </w:lvl>
    <w:lvl w:ilvl="1" w:tplc="6E508996">
      <w:start w:val="1"/>
      <w:numFmt w:val="bullet"/>
      <w:lvlText w:val="o"/>
      <w:lvlJc w:val="left"/>
      <w:pPr>
        <w:ind w:left="1440" w:hanging="360"/>
      </w:pPr>
      <w:rPr>
        <w:rFonts w:ascii="Courier New" w:hAnsi="Courier New" w:hint="default"/>
      </w:rPr>
    </w:lvl>
    <w:lvl w:ilvl="2" w:tplc="AB0A1236">
      <w:start w:val="1"/>
      <w:numFmt w:val="bullet"/>
      <w:lvlText w:val=""/>
      <w:lvlJc w:val="left"/>
      <w:pPr>
        <w:ind w:left="2160" w:hanging="360"/>
      </w:pPr>
      <w:rPr>
        <w:rFonts w:ascii="Wingdings" w:hAnsi="Wingdings" w:hint="default"/>
      </w:rPr>
    </w:lvl>
    <w:lvl w:ilvl="3" w:tplc="F9EC7142">
      <w:start w:val="1"/>
      <w:numFmt w:val="bullet"/>
      <w:lvlText w:val=""/>
      <w:lvlJc w:val="left"/>
      <w:pPr>
        <w:ind w:left="2880" w:hanging="360"/>
      </w:pPr>
      <w:rPr>
        <w:rFonts w:ascii="Symbol" w:hAnsi="Symbol" w:hint="default"/>
      </w:rPr>
    </w:lvl>
    <w:lvl w:ilvl="4" w:tplc="8F202DD6">
      <w:start w:val="1"/>
      <w:numFmt w:val="bullet"/>
      <w:lvlText w:val="o"/>
      <w:lvlJc w:val="left"/>
      <w:pPr>
        <w:ind w:left="3600" w:hanging="360"/>
      </w:pPr>
      <w:rPr>
        <w:rFonts w:ascii="Courier New" w:hAnsi="Courier New" w:hint="default"/>
      </w:rPr>
    </w:lvl>
    <w:lvl w:ilvl="5" w:tplc="C8ECA05E">
      <w:start w:val="1"/>
      <w:numFmt w:val="bullet"/>
      <w:lvlText w:val=""/>
      <w:lvlJc w:val="left"/>
      <w:pPr>
        <w:ind w:left="4320" w:hanging="360"/>
      </w:pPr>
      <w:rPr>
        <w:rFonts w:ascii="Wingdings" w:hAnsi="Wingdings" w:hint="default"/>
      </w:rPr>
    </w:lvl>
    <w:lvl w:ilvl="6" w:tplc="A56CD09C">
      <w:start w:val="1"/>
      <w:numFmt w:val="bullet"/>
      <w:lvlText w:val=""/>
      <w:lvlJc w:val="left"/>
      <w:pPr>
        <w:ind w:left="5040" w:hanging="360"/>
      </w:pPr>
      <w:rPr>
        <w:rFonts w:ascii="Symbol" w:hAnsi="Symbol" w:hint="default"/>
      </w:rPr>
    </w:lvl>
    <w:lvl w:ilvl="7" w:tplc="9C063F00">
      <w:start w:val="1"/>
      <w:numFmt w:val="bullet"/>
      <w:lvlText w:val="o"/>
      <w:lvlJc w:val="left"/>
      <w:pPr>
        <w:ind w:left="5760" w:hanging="360"/>
      </w:pPr>
      <w:rPr>
        <w:rFonts w:ascii="Courier New" w:hAnsi="Courier New" w:hint="default"/>
      </w:rPr>
    </w:lvl>
    <w:lvl w:ilvl="8" w:tplc="3BF8F3E8">
      <w:start w:val="1"/>
      <w:numFmt w:val="bullet"/>
      <w:lvlText w:val=""/>
      <w:lvlJc w:val="left"/>
      <w:pPr>
        <w:ind w:left="6480" w:hanging="360"/>
      </w:pPr>
      <w:rPr>
        <w:rFonts w:ascii="Wingdings" w:hAnsi="Wingdings" w:hint="default"/>
      </w:rPr>
    </w:lvl>
  </w:abstractNum>
  <w:num w:numId="1" w16cid:durableId="132523202">
    <w:abstractNumId w:val="26"/>
  </w:num>
  <w:num w:numId="2" w16cid:durableId="1888829955">
    <w:abstractNumId w:val="35"/>
  </w:num>
  <w:num w:numId="3" w16cid:durableId="1104300275">
    <w:abstractNumId w:val="38"/>
  </w:num>
  <w:num w:numId="4" w16cid:durableId="841354752">
    <w:abstractNumId w:val="27"/>
  </w:num>
  <w:num w:numId="5" w16cid:durableId="158424350">
    <w:abstractNumId w:val="31"/>
  </w:num>
  <w:num w:numId="6" w16cid:durableId="506093933">
    <w:abstractNumId w:val="25"/>
  </w:num>
  <w:num w:numId="7" w16cid:durableId="6443588">
    <w:abstractNumId w:val="43"/>
  </w:num>
  <w:num w:numId="8" w16cid:durableId="1162165576">
    <w:abstractNumId w:val="11"/>
  </w:num>
  <w:num w:numId="9" w16cid:durableId="2107650460">
    <w:abstractNumId w:val="6"/>
  </w:num>
  <w:num w:numId="10" w16cid:durableId="644579180">
    <w:abstractNumId w:val="2"/>
  </w:num>
  <w:num w:numId="11" w16cid:durableId="1505589865">
    <w:abstractNumId w:val="1"/>
  </w:num>
  <w:num w:numId="12" w16cid:durableId="147946215">
    <w:abstractNumId w:val="0"/>
  </w:num>
  <w:num w:numId="13" w16cid:durableId="1443958523">
    <w:abstractNumId w:val="18"/>
  </w:num>
  <w:num w:numId="14" w16cid:durableId="946348277">
    <w:abstractNumId w:val="30"/>
  </w:num>
  <w:num w:numId="15" w16cid:durableId="177619790">
    <w:abstractNumId w:val="5"/>
  </w:num>
  <w:num w:numId="16" w16cid:durableId="992220656">
    <w:abstractNumId w:val="39"/>
  </w:num>
  <w:num w:numId="17" w16cid:durableId="652878140">
    <w:abstractNumId w:val="14"/>
  </w:num>
  <w:num w:numId="18" w16cid:durableId="1679653647">
    <w:abstractNumId w:val="40"/>
  </w:num>
  <w:num w:numId="19" w16cid:durableId="1752852325">
    <w:abstractNumId w:val="24"/>
  </w:num>
  <w:num w:numId="20" w16cid:durableId="1964924589">
    <w:abstractNumId w:val="13"/>
  </w:num>
  <w:num w:numId="21" w16cid:durableId="498235631">
    <w:abstractNumId w:val="17"/>
  </w:num>
  <w:num w:numId="22" w16cid:durableId="164371289">
    <w:abstractNumId w:val="41"/>
  </w:num>
  <w:num w:numId="23" w16cid:durableId="538053396">
    <w:abstractNumId w:val="5"/>
  </w:num>
  <w:num w:numId="24" w16cid:durableId="938097991">
    <w:abstractNumId w:val="20"/>
  </w:num>
  <w:num w:numId="25" w16cid:durableId="999430859">
    <w:abstractNumId w:val="32"/>
  </w:num>
  <w:num w:numId="26" w16cid:durableId="1914705495">
    <w:abstractNumId w:val="9"/>
  </w:num>
  <w:num w:numId="27" w16cid:durableId="1328090452">
    <w:abstractNumId w:val="34"/>
  </w:num>
  <w:num w:numId="28" w16cid:durableId="1273171457">
    <w:abstractNumId w:val="12"/>
  </w:num>
  <w:num w:numId="29" w16cid:durableId="1698653087">
    <w:abstractNumId w:val="15"/>
  </w:num>
  <w:num w:numId="30" w16cid:durableId="1122578856">
    <w:abstractNumId w:val="22"/>
  </w:num>
  <w:num w:numId="31" w16cid:durableId="344677014">
    <w:abstractNumId w:val="19"/>
  </w:num>
  <w:num w:numId="32" w16cid:durableId="1506358700">
    <w:abstractNumId w:val="3"/>
  </w:num>
  <w:num w:numId="33" w16cid:durableId="1379089266">
    <w:abstractNumId w:val="33"/>
  </w:num>
  <w:num w:numId="34" w16cid:durableId="1609121994">
    <w:abstractNumId w:val="36"/>
  </w:num>
  <w:num w:numId="35" w16cid:durableId="1878927152">
    <w:abstractNumId w:val="7"/>
  </w:num>
  <w:num w:numId="36" w16cid:durableId="1448083712">
    <w:abstractNumId w:val="23"/>
  </w:num>
  <w:num w:numId="37" w16cid:durableId="853885917">
    <w:abstractNumId w:val="10"/>
  </w:num>
  <w:num w:numId="38" w16cid:durableId="791552532">
    <w:abstractNumId w:val="28"/>
  </w:num>
  <w:num w:numId="39" w16cid:durableId="112211992">
    <w:abstractNumId w:val="21"/>
  </w:num>
  <w:num w:numId="40" w16cid:durableId="83917594">
    <w:abstractNumId w:val="4"/>
  </w:num>
  <w:num w:numId="41" w16cid:durableId="1455978334">
    <w:abstractNumId w:val="29"/>
  </w:num>
  <w:num w:numId="42" w16cid:durableId="881013132">
    <w:abstractNumId w:val="8"/>
  </w:num>
  <w:num w:numId="43" w16cid:durableId="1858150551">
    <w:abstractNumId w:val="37"/>
  </w:num>
  <w:num w:numId="44" w16cid:durableId="1857038766">
    <w:abstractNumId w:val="16"/>
  </w:num>
  <w:num w:numId="45" w16cid:durableId="241842182">
    <w:abstractNumId w:val="4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D9"/>
    <w:rsid w:val="00000C02"/>
    <w:rsid w:val="00001C0E"/>
    <w:rsid w:val="0000241A"/>
    <w:rsid w:val="00003625"/>
    <w:rsid w:val="00003675"/>
    <w:rsid w:val="00003FF5"/>
    <w:rsid w:val="0000505D"/>
    <w:rsid w:val="00006D74"/>
    <w:rsid w:val="00006EE3"/>
    <w:rsid w:val="0001036B"/>
    <w:rsid w:val="00010A64"/>
    <w:rsid w:val="00011D1B"/>
    <w:rsid w:val="000122EE"/>
    <w:rsid w:val="00012372"/>
    <w:rsid w:val="00013544"/>
    <w:rsid w:val="00013F50"/>
    <w:rsid w:val="000149BA"/>
    <w:rsid w:val="000157AB"/>
    <w:rsid w:val="00015DA4"/>
    <w:rsid w:val="00017373"/>
    <w:rsid w:val="00017BE4"/>
    <w:rsid w:val="00020F40"/>
    <w:rsid w:val="00020F86"/>
    <w:rsid w:val="00020FC4"/>
    <w:rsid w:val="00021D85"/>
    <w:rsid w:val="0002243E"/>
    <w:rsid w:val="00026969"/>
    <w:rsid w:val="00026C48"/>
    <w:rsid w:val="00026C82"/>
    <w:rsid w:val="00030192"/>
    <w:rsid w:val="00030D5B"/>
    <w:rsid w:val="000312E8"/>
    <w:rsid w:val="000316A5"/>
    <w:rsid w:val="0003258E"/>
    <w:rsid w:val="0003303B"/>
    <w:rsid w:val="00034466"/>
    <w:rsid w:val="00035BEB"/>
    <w:rsid w:val="00036478"/>
    <w:rsid w:val="00045229"/>
    <w:rsid w:val="00045BCD"/>
    <w:rsid w:val="0004607A"/>
    <w:rsid w:val="000466D0"/>
    <w:rsid w:val="000468D3"/>
    <w:rsid w:val="00050027"/>
    <w:rsid w:val="000511EF"/>
    <w:rsid w:val="00053E32"/>
    <w:rsid w:val="00055BE9"/>
    <w:rsid w:val="0005642F"/>
    <w:rsid w:val="000567F6"/>
    <w:rsid w:val="00056E5A"/>
    <w:rsid w:val="00057B45"/>
    <w:rsid w:val="0006178D"/>
    <w:rsid w:val="00061E7A"/>
    <w:rsid w:val="0006210D"/>
    <w:rsid w:val="0006225E"/>
    <w:rsid w:val="000624EC"/>
    <w:rsid w:val="000634DF"/>
    <w:rsid w:val="000640C5"/>
    <w:rsid w:val="0006431E"/>
    <w:rsid w:val="00066847"/>
    <w:rsid w:val="00066932"/>
    <w:rsid w:val="00066C91"/>
    <w:rsid w:val="0006742A"/>
    <w:rsid w:val="00070511"/>
    <w:rsid w:val="000705A7"/>
    <w:rsid w:val="000714EA"/>
    <w:rsid w:val="000723FA"/>
    <w:rsid w:val="00073DFE"/>
    <w:rsid w:val="00074370"/>
    <w:rsid w:val="00074A34"/>
    <w:rsid w:val="0007600A"/>
    <w:rsid w:val="00081C2D"/>
    <w:rsid w:val="0008212A"/>
    <w:rsid w:val="00082C16"/>
    <w:rsid w:val="00082D95"/>
    <w:rsid w:val="00083A06"/>
    <w:rsid w:val="00083E0A"/>
    <w:rsid w:val="00084648"/>
    <w:rsid w:val="00084BD8"/>
    <w:rsid w:val="00084C81"/>
    <w:rsid w:val="0008525E"/>
    <w:rsid w:val="0008551A"/>
    <w:rsid w:val="00085DB5"/>
    <w:rsid w:val="00086F26"/>
    <w:rsid w:val="000872AD"/>
    <w:rsid w:val="00087C2E"/>
    <w:rsid w:val="00091014"/>
    <w:rsid w:val="000912DE"/>
    <w:rsid w:val="00091FE4"/>
    <w:rsid w:val="00092F99"/>
    <w:rsid w:val="000943EE"/>
    <w:rsid w:val="000971F7"/>
    <w:rsid w:val="000A1499"/>
    <w:rsid w:val="000A1B30"/>
    <w:rsid w:val="000A2E77"/>
    <w:rsid w:val="000A4912"/>
    <w:rsid w:val="000A6FEE"/>
    <w:rsid w:val="000A7284"/>
    <w:rsid w:val="000B0579"/>
    <w:rsid w:val="000B24FB"/>
    <w:rsid w:val="000B3CC9"/>
    <w:rsid w:val="000B6472"/>
    <w:rsid w:val="000B6CFF"/>
    <w:rsid w:val="000B7DF7"/>
    <w:rsid w:val="000C0052"/>
    <w:rsid w:val="000C21FE"/>
    <w:rsid w:val="000C2A7F"/>
    <w:rsid w:val="000C2B8A"/>
    <w:rsid w:val="000C7471"/>
    <w:rsid w:val="000D0152"/>
    <w:rsid w:val="000D17BA"/>
    <w:rsid w:val="000D196E"/>
    <w:rsid w:val="000D2736"/>
    <w:rsid w:val="000D2D6B"/>
    <w:rsid w:val="000D3679"/>
    <w:rsid w:val="000D4DD6"/>
    <w:rsid w:val="000D5BA0"/>
    <w:rsid w:val="000D5DE5"/>
    <w:rsid w:val="000D5DEB"/>
    <w:rsid w:val="000D7798"/>
    <w:rsid w:val="000E0AC8"/>
    <w:rsid w:val="000E0C61"/>
    <w:rsid w:val="000E2384"/>
    <w:rsid w:val="000E302F"/>
    <w:rsid w:val="000E3796"/>
    <w:rsid w:val="000E3E4F"/>
    <w:rsid w:val="000E5EFD"/>
    <w:rsid w:val="000E690C"/>
    <w:rsid w:val="000E73CB"/>
    <w:rsid w:val="000E7679"/>
    <w:rsid w:val="000E79FC"/>
    <w:rsid w:val="000F0B6D"/>
    <w:rsid w:val="000F0B9E"/>
    <w:rsid w:val="000F0E2E"/>
    <w:rsid w:val="000F1091"/>
    <w:rsid w:val="000F1B1B"/>
    <w:rsid w:val="000F2A05"/>
    <w:rsid w:val="000F3B6F"/>
    <w:rsid w:val="000F43E3"/>
    <w:rsid w:val="000F4BDF"/>
    <w:rsid w:val="000F5A77"/>
    <w:rsid w:val="000F76D3"/>
    <w:rsid w:val="00100BA8"/>
    <w:rsid w:val="00101338"/>
    <w:rsid w:val="001016D6"/>
    <w:rsid w:val="00101D52"/>
    <w:rsid w:val="00101FBC"/>
    <w:rsid w:val="00102370"/>
    <w:rsid w:val="00103B42"/>
    <w:rsid w:val="00104764"/>
    <w:rsid w:val="00104A5D"/>
    <w:rsid w:val="001057DF"/>
    <w:rsid w:val="0010649E"/>
    <w:rsid w:val="001065E7"/>
    <w:rsid w:val="00107739"/>
    <w:rsid w:val="00110727"/>
    <w:rsid w:val="001122CA"/>
    <w:rsid w:val="00112E72"/>
    <w:rsid w:val="00115428"/>
    <w:rsid w:val="00117541"/>
    <w:rsid w:val="0012092C"/>
    <w:rsid w:val="00122C10"/>
    <w:rsid w:val="00123193"/>
    <w:rsid w:val="00124492"/>
    <w:rsid w:val="001244CE"/>
    <w:rsid w:val="00126EAB"/>
    <w:rsid w:val="001278FC"/>
    <w:rsid w:val="0013065E"/>
    <w:rsid w:val="00130CAD"/>
    <w:rsid w:val="00131820"/>
    <w:rsid w:val="001319C0"/>
    <w:rsid w:val="001321A2"/>
    <w:rsid w:val="00132F0A"/>
    <w:rsid w:val="00133C39"/>
    <w:rsid w:val="001341AC"/>
    <w:rsid w:val="00134201"/>
    <w:rsid w:val="0013474A"/>
    <w:rsid w:val="0013594B"/>
    <w:rsid w:val="001400F8"/>
    <w:rsid w:val="00141BBA"/>
    <w:rsid w:val="00142F9E"/>
    <w:rsid w:val="00143D44"/>
    <w:rsid w:val="0014427E"/>
    <w:rsid w:val="001448B9"/>
    <w:rsid w:val="00144E7D"/>
    <w:rsid w:val="001454D4"/>
    <w:rsid w:val="0014610A"/>
    <w:rsid w:val="001461D0"/>
    <w:rsid w:val="00147842"/>
    <w:rsid w:val="0015057D"/>
    <w:rsid w:val="00154253"/>
    <w:rsid w:val="00154B1A"/>
    <w:rsid w:val="0015799D"/>
    <w:rsid w:val="00157B44"/>
    <w:rsid w:val="0016268F"/>
    <w:rsid w:val="00162DA2"/>
    <w:rsid w:val="00163EC5"/>
    <w:rsid w:val="001641C1"/>
    <w:rsid w:val="00167B73"/>
    <w:rsid w:val="001701A8"/>
    <w:rsid w:val="0017238E"/>
    <w:rsid w:val="001749B7"/>
    <w:rsid w:val="00174DBD"/>
    <w:rsid w:val="00176C61"/>
    <w:rsid w:val="00176D37"/>
    <w:rsid w:val="00176F4B"/>
    <w:rsid w:val="00181962"/>
    <w:rsid w:val="00182598"/>
    <w:rsid w:val="00183E4C"/>
    <w:rsid w:val="001851AB"/>
    <w:rsid w:val="0018539D"/>
    <w:rsid w:val="001903F1"/>
    <w:rsid w:val="00192745"/>
    <w:rsid w:val="0019338E"/>
    <w:rsid w:val="00194393"/>
    <w:rsid w:val="00196125"/>
    <w:rsid w:val="001A1950"/>
    <w:rsid w:val="001A3D41"/>
    <w:rsid w:val="001A582F"/>
    <w:rsid w:val="001A5A1B"/>
    <w:rsid w:val="001A621F"/>
    <w:rsid w:val="001A65B2"/>
    <w:rsid w:val="001A7CC4"/>
    <w:rsid w:val="001B1B34"/>
    <w:rsid w:val="001B1B9D"/>
    <w:rsid w:val="001B1C09"/>
    <w:rsid w:val="001B2498"/>
    <w:rsid w:val="001B360D"/>
    <w:rsid w:val="001B3AB5"/>
    <w:rsid w:val="001B4727"/>
    <w:rsid w:val="001B5830"/>
    <w:rsid w:val="001B6E82"/>
    <w:rsid w:val="001B6FCC"/>
    <w:rsid w:val="001B7487"/>
    <w:rsid w:val="001B7A65"/>
    <w:rsid w:val="001C0035"/>
    <w:rsid w:val="001C2771"/>
    <w:rsid w:val="001C3270"/>
    <w:rsid w:val="001C37FF"/>
    <w:rsid w:val="001C50E9"/>
    <w:rsid w:val="001C78E3"/>
    <w:rsid w:val="001D0495"/>
    <w:rsid w:val="001D0F03"/>
    <w:rsid w:val="001D15D0"/>
    <w:rsid w:val="001D3855"/>
    <w:rsid w:val="001D4658"/>
    <w:rsid w:val="001D55AE"/>
    <w:rsid w:val="001D5791"/>
    <w:rsid w:val="001D5AD1"/>
    <w:rsid w:val="001D644B"/>
    <w:rsid w:val="001D65A1"/>
    <w:rsid w:val="001E0F92"/>
    <w:rsid w:val="001E2277"/>
    <w:rsid w:val="001E2C00"/>
    <w:rsid w:val="001E4719"/>
    <w:rsid w:val="001E47A5"/>
    <w:rsid w:val="001E5ABA"/>
    <w:rsid w:val="001F2AEC"/>
    <w:rsid w:val="001F3B93"/>
    <w:rsid w:val="001F4E39"/>
    <w:rsid w:val="001F4E91"/>
    <w:rsid w:val="001F4F1D"/>
    <w:rsid w:val="001F693D"/>
    <w:rsid w:val="001F7BBA"/>
    <w:rsid w:val="00200F2B"/>
    <w:rsid w:val="00201763"/>
    <w:rsid w:val="00202651"/>
    <w:rsid w:val="002035FB"/>
    <w:rsid w:val="0020397B"/>
    <w:rsid w:val="00203EAB"/>
    <w:rsid w:val="00204902"/>
    <w:rsid w:val="00204C1A"/>
    <w:rsid w:val="00204FF9"/>
    <w:rsid w:val="00205114"/>
    <w:rsid w:val="00206C0F"/>
    <w:rsid w:val="002104B8"/>
    <w:rsid w:val="002117E3"/>
    <w:rsid w:val="00211E6E"/>
    <w:rsid w:val="002153CC"/>
    <w:rsid w:val="00216585"/>
    <w:rsid w:val="00216B7E"/>
    <w:rsid w:val="0021713B"/>
    <w:rsid w:val="00217168"/>
    <w:rsid w:val="002171AD"/>
    <w:rsid w:val="002175BE"/>
    <w:rsid w:val="002177CA"/>
    <w:rsid w:val="002179FD"/>
    <w:rsid w:val="00220178"/>
    <w:rsid w:val="0022051F"/>
    <w:rsid w:val="00220A4F"/>
    <w:rsid w:val="00220B4A"/>
    <w:rsid w:val="00221B48"/>
    <w:rsid w:val="00221BF3"/>
    <w:rsid w:val="002233EA"/>
    <w:rsid w:val="00223431"/>
    <w:rsid w:val="0022576E"/>
    <w:rsid w:val="00227AE3"/>
    <w:rsid w:val="00227C8C"/>
    <w:rsid w:val="00230B50"/>
    <w:rsid w:val="00231D6A"/>
    <w:rsid w:val="00232501"/>
    <w:rsid w:val="00232895"/>
    <w:rsid w:val="00232F7C"/>
    <w:rsid w:val="00234622"/>
    <w:rsid w:val="00236A79"/>
    <w:rsid w:val="0023743E"/>
    <w:rsid w:val="0023788C"/>
    <w:rsid w:val="002379C5"/>
    <w:rsid w:val="002401D6"/>
    <w:rsid w:val="00240B02"/>
    <w:rsid w:val="00240BEA"/>
    <w:rsid w:val="00241CAE"/>
    <w:rsid w:val="00241FF8"/>
    <w:rsid w:val="00242744"/>
    <w:rsid w:val="002432A5"/>
    <w:rsid w:val="0024582D"/>
    <w:rsid w:val="00247352"/>
    <w:rsid w:val="00247605"/>
    <w:rsid w:val="002477A0"/>
    <w:rsid w:val="00247C2C"/>
    <w:rsid w:val="00247DAD"/>
    <w:rsid w:val="00251E39"/>
    <w:rsid w:val="00251E59"/>
    <w:rsid w:val="00256A01"/>
    <w:rsid w:val="002600B4"/>
    <w:rsid w:val="0026047A"/>
    <w:rsid w:val="002610F7"/>
    <w:rsid w:val="00261AFA"/>
    <w:rsid w:val="00262BD9"/>
    <w:rsid w:val="00263366"/>
    <w:rsid w:val="00263DE7"/>
    <w:rsid w:val="00264FEA"/>
    <w:rsid w:val="00266449"/>
    <w:rsid w:val="00272FB4"/>
    <w:rsid w:val="00274CD7"/>
    <w:rsid w:val="002753D5"/>
    <w:rsid w:val="00280243"/>
    <w:rsid w:val="002806A6"/>
    <w:rsid w:val="0028154B"/>
    <w:rsid w:val="0028207E"/>
    <w:rsid w:val="00282BB9"/>
    <w:rsid w:val="00283014"/>
    <w:rsid w:val="0028386C"/>
    <w:rsid w:val="00283968"/>
    <w:rsid w:val="00285A00"/>
    <w:rsid w:val="002909F7"/>
    <w:rsid w:val="002927CB"/>
    <w:rsid w:val="0029301D"/>
    <w:rsid w:val="002976B3"/>
    <w:rsid w:val="002A2920"/>
    <w:rsid w:val="002A2DD4"/>
    <w:rsid w:val="002A2EB5"/>
    <w:rsid w:val="002A3557"/>
    <w:rsid w:val="002A44D2"/>
    <w:rsid w:val="002A4FC1"/>
    <w:rsid w:val="002A58E0"/>
    <w:rsid w:val="002A658D"/>
    <w:rsid w:val="002A667E"/>
    <w:rsid w:val="002B0F65"/>
    <w:rsid w:val="002B1F79"/>
    <w:rsid w:val="002B4816"/>
    <w:rsid w:val="002B6309"/>
    <w:rsid w:val="002B7355"/>
    <w:rsid w:val="002B7CF3"/>
    <w:rsid w:val="002C0673"/>
    <w:rsid w:val="002C20C4"/>
    <w:rsid w:val="002C2228"/>
    <w:rsid w:val="002C2249"/>
    <w:rsid w:val="002C2373"/>
    <w:rsid w:val="002C26C4"/>
    <w:rsid w:val="002C2F68"/>
    <w:rsid w:val="002C3908"/>
    <w:rsid w:val="002C3F75"/>
    <w:rsid w:val="002C4546"/>
    <w:rsid w:val="002C482A"/>
    <w:rsid w:val="002C4D43"/>
    <w:rsid w:val="002C4E71"/>
    <w:rsid w:val="002C5EA8"/>
    <w:rsid w:val="002C7736"/>
    <w:rsid w:val="002D3088"/>
    <w:rsid w:val="002D34AF"/>
    <w:rsid w:val="002D3D85"/>
    <w:rsid w:val="002D4765"/>
    <w:rsid w:val="002D689D"/>
    <w:rsid w:val="002D7DE9"/>
    <w:rsid w:val="002E0D27"/>
    <w:rsid w:val="002E0E8C"/>
    <w:rsid w:val="002E16F2"/>
    <w:rsid w:val="002E1FFB"/>
    <w:rsid w:val="002E24F4"/>
    <w:rsid w:val="002E326E"/>
    <w:rsid w:val="002E4A35"/>
    <w:rsid w:val="002E4D9B"/>
    <w:rsid w:val="002E6BE3"/>
    <w:rsid w:val="002F17FD"/>
    <w:rsid w:val="002F1CAD"/>
    <w:rsid w:val="002F272F"/>
    <w:rsid w:val="002F3534"/>
    <w:rsid w:val="002F414A"/>
    <w:rsid w:val="002F4686"/>
    <w:rsid w:val="002F46B7"/>
    <w:rsid w:val="002F5788"/>
    <w:rsid w:val="002F60F6"/>
    <w:rsid w:val="002F6351"/>
    <w:rsid w:val="002F65B7"/>
    <w:rsid w:val="002F75AC"/>
    <w:rsid w:val="0030062F"/>
    <w:rsid w:val="00301F5E"/>
    <w:rsid w:val="003024C4"/>
    <w:rsid w:val="00302B10"/>
    <w:rsid w:val="00302BB6"/>
    <w:rsid w:val="00302CF7"/>
    <w:rsid w:val="00303A38"/>
    <w:rsid w:val="00303A3E"/>
    <w:rsid w:val="00305290"/>
    <w:rsid w:val="00305C8B"/>
    <w:rsid w:val="00305F0A"/>
    <w:rsid w:val="00305F83"/>
    <w:rsid w:val="003071B1"/>
    <w:rsid w:val="0030730D"/>
    <w:rsid w:val="00310B1B"/>
    <w:rsid w:val="003122BA"/>
    <w:rsid w:val="0031362A"/>
    <w:rsid w:val="003140C1"/>
    <w:rsid w:val="003147D9"/>
    <w:rsid w:val="00314C54"/>
    <w:rsid w:val="003163A2"/>
    <w:rsid w:val="00316D0A"/>
    <w:rsid w:val="003172DD"/>
    <w:rsid w:val="003176CF"/>
    <w:rsid w:val="00322A34"/>
    <w:rsid w:val="0032330B"/>
    <w:rsid w:val="0032455F"/>
    <w:rsid w:val="0032550D"/>
    <w:rsid w:val="0032707F"/>
    <w:rsid w:val="00327250"/>
    <w:rsid w:val="003307ED"/>
    <w:rsid w:val="00330FB9"/>
    <w:rsid w:val="00333127"/>
    <w:rsid w:val="00333383"/>
    <w:rsid w:val="003349BB"/>
    <w:rsid w:val="00335037"/>
    <w:rsid w:val="00335475"/>
    <w:rsid w:val="003356B6"/>
    <w:rsid w:val="00335917"/>
    <w:rsid w:val="003360D0"/>
    <w:rsid w:val="00336513"/>
    <w:rsid w:val="00340FAF"/>
    <w:rsid w:val="00341442"/>
    <w:rsid w:val="00342D6B"/>
    <w:rsid w:val="003437F8"/>
    <w:rsid w:val="00343D6C"/>
    <w:rsid w:val="00345B76"/>
    <w:rsid w:val="003462ED"/>
    <w:rsid w:val="00346BB1"/>
    <w:rsid w:val="0034756F"/>
    <w:rsid w:val="00347F66"/>
    <w:rsid w:val="003505C5"/>
    <w:rsid w:val="003509E3"/>
    <w:rsid w:val="00351AA3"/>
    <w:rsid w:val="00351B34"/>
    <w:rsid w:val="00352454"/>
    <w:rsid w:val="00354A43"/>
    <w:rsid w:val="00355251"/>
    <w:rsid w:val="00356443"/>
    <w:rsid w:val="00360633"/>
    <w:rsid w:val="00363D04"/>
    <w:rsid w:val="00363E16"/>
    <w:rsid w:val="00364896"/>
    <w:rsid w:val="00364EC6"/>
    <w:rsid w:val="00366084"/>
    <w:rsid w:val="00367EF0"/>
    <w:rsid w:val="00372820"/>
    <w:rsid w:val="00374586"/>
    <w:rsid w:val="00374C9F"/>
    <w:rsid w:val="00374D2E"/>
    <w:rsid w:val="00375593"/>
    <w:rsid w:val="003766AD"/>
    <w:rsid w:val="00376977"/>
    <w:rsid w:val="00376A9D"/>
    <w:rsid w:val="00381F1D"/>
    <w:rsid w:val="00384F69"/>
    <w:rsid w:val="0038729D"/>
    <w:rsid w:val="00390810"/>
    <w:rsid w:val="00392864"/>
    <w:rsid w:val="00393B11"/>
    <w:rsid w:val="00394303"/>
    <w:rsid w:val="00394FD3"/>
    <w:rsid w:val="00395AC1"/>
    <w:rsid w:val="003962CF"/>
    <w:rsid w:val="003966BD"/>
    <w:rsid w:val="00397DCB"/>
    <w:rsid w:val="003A09FB"/>
    <w:rsid w:val="003A11B0"/>
    <w:rsid w:val="003A3226"/>
    <w:rsid w:val="003A39EB"/>
    <w:rsid w:val="003A4475"/>
    <w:rsid w:val="003A4F77"/>
    <w:rsid w:val="003A50AF"/>
    <w:rsid w:val="003A63DD"/>
    <w:rsid w:val="003A6544"/>
    <w:rsid w:val="003A6692"/>
    <w:rsid w:val="003A66A4"/>
    <w:rsid w:val="003A7496"/>
    <w:rsid w:val="003A7A5C"/>
    <w:rsid w:val="003B23D9"/>
    <w:rsid w:val="003B2515"/>
    <w:rsid w:val="003B302A"/>
    <w:rsid w:val="003B4545"/>
    <w:rsid w:val="003C1F2B"/>
    <w:rsid w:val="003C4D69"/>
    <w:rsid w:val="003C4E6C"/>
    <w:rsid w:val="003C5B13"/>
    <w:rsid w:val="003C6776"/>
    <w:rsid w:val="003D0461"/>
    <w:rsid w:val="003D0C75"/>
    <w:rsid w:val="003D2D68"/>
    <w:rsid w:val="003D5C6F"/>
    <w:rsid w:val="003D69AD"/>
    <w:rsid w:val="003E0C3E"/>
    <w:rsid w:val="003E0E37"/>
    <w:rsid w:val="003E13FA"/>
    <w:rsid w:val="003E1486"/>
    <w:rsid w:val="003E3E74"/>
    <w:rsid w:val="003E4027"/>
    <w:rsid w:val="003E40A5"/>
    <w:rsid w:val="003E422B"/>
    <w:rsid w:val="003E5BBF"/>
    <w:rsid w:val="003E615B"/>
    <w:rsid w:val="003E6409"/>
    <w:rsid w:val="003E676B"/>
    <w:rsid w:val="003E7A6B"/>
    <w:rsid w:val="003F3A6C"/>
    <w:rsid w:val="003F580A"/>
    <w:rsid w:val="003F73F1"/>
    <w:rsid w:val="003F750A"/>
    <w:rsid w:val="003F7AD1"/>
    <w:rsid w:val="0040168F"/>
    <w:rsid w:val="00401958"/>
    <w:rsid w:val="00401A18"/>
    <w:rsid w:val="00401AA5"/>
    <w:rsid w:val="00401E73"/>
    <w:rsid w:val="00403229"/>
    <w:rsid w:val="00404CBB"/>
    <w:rsid w:val="0040524F"/>
    <w:rsid w:val="004072B4"/>
    <w:rsid w:val="00411783"/>
    <w:rsid w:val="00411CEF"/>
    <w:rsid w:val="00411E5D"/>
    <w:rsid w:val="0041329A"/>
    <w:rsid w:val="004132AC"/>
    <w:rsid w:val="00413A10"/>
    <w:rsid w:val="00414694"/>
    <w:rsid w:val="00415A0E"/>
    <w:rsid w:val="00416B11"/>
    <w:rsid w:val="00420D20"/>
    <w:rsid w:val="00421161"/>
    <w:rsid w:val="004214A4"/>
    <w:rsid w:val="004217E3"/>
    <w:rsid w:val="00422CFC"/>
    <w:rsid w:val="0042376E"/>
    <w:rsid w:val="0042661C"/>
    <w:rsid w:val="00426B4F"/>
    <w:rsid w:val="004307FE"/>
    <w:rsid w:val="00430E1C"/>
    <w:rsid w:val="00432609"/>
    <w:rsid w:val="004326B1"/>
    <w:rsid w:val="00433AFC"/>
    <w:rsid w:val="0043439E"/>
    <w:rsid w:val="00435836"/>
    <w:rsid w:val="00436D58"/>
    <w:rsid w:val="00437BB3"/>
    <w:rsid w:val="0044014A"/>
    <w:rsid w:val="004409BD"/>
    <w:rsid w:val="00441797"/>
    <w:rsid w:val="00441DD8"/>
    <w:rsid w:val="00443720"/>
    <w:rsid w:val="0044437E"/>
    <w:rsid w:val="004449EA"/>
    <w:rsid w:val="00444F98"/>
    <w:rsid w:val="00445636"/>
    <w:rsid w:val="00445FF2"/>
    <w:rsid w:val="00447AE9"/>
    <w:rsid w:val="0045030A"/>
    <w:rsid w:val="00450CBE"/>
    <w:rsid w:val="00450D12"/>
    <w:rsid w:val="00451880"/>
    <w:rsid w:val="00451A40"/>
    <w:rsid w:val="00452F58"/>
    <w:rsid w:val="00453B14"/>
    <w:rsid w:val="00453E68"/>
    <w:rsid w:val="0045413A"/>
    <w:rsid w:val="00454F89"/>
    <w:rsid w:val="00455A08"/>
    <w:rsid w:val="00456CBF"/>
    <w:rsid w:val="0045703D"/>
    <w:rsid w:val="004573AA"/>
    <w:rsid w:val="00457726"/>
    <w:rsid w:val="004606F7"/>
    <w:rsid w:val="004613C1"/>
    <w:rsid w:val="004624CD"/>
    <w:rsid w:val="004627BB"/>
    <w:rsid w:val="00463358"/>
    <w:rsid w:val="0046413E"/>
    <w:rsid w:val="00464A0C"/>
    <w:rsid w:val="00464DB8"/>
    <w:rsid w:val="00464E1C"/>
    <w:rsid w:val="0046601D"/>
    <w:rsid w:val="0046670F"/>
    <w:rsid w:val="00470CA7"/>
    <w:rsid w:val="00470DE9"/>
    <w:rsid w:val="0047157B"/>
    <w:rsid w:val="0047385B"/>
    <w:rsid w:val="004758D0"/>
    <w:rsid w:val="00476611"/>
    <w:rsid w:val="00476B33"/>
    <w:rsid w:val="00477380"/>
    <w:rsid w:val="0048123D"/>
    <w:rsid w:val="00481CF7"/>
    <w:rsid w:val="0048277B"/>
    <w:rsid w:val="00482C5D"/>
    <w:rsid w:val="00485F3F"/>
    <w:rsid w:val="00487B2E"/>
    <w:rsid w:val="00490A78"/>
    <w:rsid w:val="00493908"/>
    <w:rsid w:val="00493BC8"/>
    <w:rsid w:val="00496878"/>
    <w:rsid w:val="004968B0"/>
    <w:rsid w:val="004A05B7"/>
    <w:rsid w:val="004A0E67"/>
    <w:rsid w:val="004A1BC0"/>
    <w:rsid w:val="004A2042"/>
    <w:rsid w:val="004A3C9B"/>
    <w:rsid w:val="004A3CE3"/>
    <w:rsid w:val="004A403D"/>
    <w:rsid w:val="004A481B"/>
    <w:rsid w:val="004A4C19"/>
    <w:rsid w:val="004A52B9"/>
    <w:rsid w:val="004A59C5"/>
    <w:rsid w:val="004A5A9B"/>
    <w:rsid w:val="004A5CA9"/>
    <w:rsid w:val="004A6A3C"/>
    <w:rsid w:val="004B1AE6"/>
    <w:rsid w:val="004B41FA"/>
    <w:rsid w:val="004B4D0A"/>
    <w:rsid w:val="004B5A4A"/>
    <w:rsid w:val="004B6272"/>
    <w:rsid w:val="004B7AD7"/>
    <w:rsid w:val="004C2417"/>
    <w:rsid w:val="004C2D78"/>
    <w:rsid w:val="004C43CC"/>
    <w:rsid w:val="004C451D"/>
    <w:rsid w:val="004C4D21"/>
    <w:rsid w:val="004C5040"/>
    <w:rsid w:val="004C7673"/>
    <w:rsid w:val="004C7A27"/>
    <w:rsid w:val="004C7A42"/>
    <w:rsid w:val="004D3430"/>
    <w:rsid w:val="004D40C1"/>
    <w:rsid w:val="004D46B0"/>
    <w:rsid w:val="004D75C6"/>
    <w:rsid w:val="004E0206"/>
    <w:rsid w:val="004E1472"/>
    <w:rsid w:val="004E353B"/>
    <w:rsid w:val="004E3753"/>
    <w:rsid w:val="004E3E6F"/>
    <w:rsid w:val="004E54A9"/>
    <w:rsid w:val="004E6844"/>
    <w:rsid w:val="004E6B36"/>
    <w:rsid w:val="004F06D1"/>
    <w:rsid w:val="004F2477"/>
    <w:rsid w:val="004F2638"/>
    <w:rsid w:val="004F2928"/>
    <w:rsid w:val="004F2FE9"/>
    <w:rsid w:val="004F413E"/>
    <w:rsid w:val="004F5138"/>
    <w:rsid w:val="004F5738"/>
    <w:rsid w:val="004F6191"/>
    <w:rsid w:val="00500E96"/>
    <w:rsid w:val="00501217"/>
    <w:rsid w:val="0050270D"/>
    <w:rsid w:val="00503457"/>
    <w:rsid w:val="00503B54"/>
    <w:rsid w:val="00503D66"/>
    <w:rsid w:val="00503FB7"/>
    <w:rsid w:val="00504135"/>
    <w:rsid w:val="0050582D"/>
    <w:rsid w:val="0050698B"/>
    <w:rsid w:val="00506C25"/>
    <w:rsid w:val="00510DC4"/>
    <w:rsid w:val="0051310D"/>
    <w:rsid w:val="005137ED"/>
    <w:rsid w:val="00514405"/>
    <w:rsid w:val="0051447A"/>
    <w:rsid w:val="00514723"/>
    <w:rsid w:val="00514912"/>
    <w:rsid w:val="00514B1F"/>
    <w:rsid w:val="00514D42"/>
    <w:rsid w:val="00517406"/>
    <w:rsid w:val="0051757D"/>
    <w:rsid w:val="00520C38"/>
    <w:rsid w:val="00521061"/>
    <w:rsid w:val="00521844"/>
    <w:rsid w:val="00521957"/>
    <w:rsid w:val="00521FF0"/>
    <w:rsid w:val="005234DB"/>
    <w:rsid w:val="005244D2"/>
    <w:rsid w:val="00525C38"/>
    <w:rsid w:val="00526784"/>
    <w:rsid w:val="00526DF8"/>
    <w:rsid w:val="0052798A"/>
    <w:rsid w:val="005300A2"/>
    <w:rsid w:val="00530766"/>
    <w:rsid w:val="005321E0"/>
    <w:rsid w:val="005328CA"/>
    <w:rsid w:val="00536D97"/>
    <w:rsid w:val="005372B5"/>
    <w:rsid w:val="00537B17"/>
    <w:rsid w:val="0054045B"/>
    <w:rsid w:val="00542F72"/>
    <w:rsid w:val="00543CFA"/>
    <w:rsid w:val="0054450B"/>
    <w:rsid w:val="00546012"/>
    <w:rsid w:val="00546280"/>
    <w:rsid w:val="005505D9"/>
    <w:rsid w:val="00553369"/>
    <w:rsid w:val="00553707"/>
    <w:rsid w:val="0055509C"/>
    <w:rsid w:val="005615B3"/>
    <w:rsid w:val="00562317"/>
    <w:rsid w:val="0056231F"/>
    <w:rsid w:val="00563187"/>
    <w:rsid w:val="00570B5A"/>
    <w:rsid w:val="005728C6"/>
    <w:rsid w:val="00572B21"/>
    <w:rsid w:val="00572E6C"/>
    <w:rsid w:val="00573731"/>
    <w:rsid w:val="00573D8F"/>
    <w:rsid w:val="005742D8"/>
    <w:rsid w:val="00575D87"/>
    <w:rsid w:val="00576049"/>
    <w:rsid w:val="005772B6"/>
    <w:rsid w:val="00577AF0"/>
    <w:rsid w:val="00582277"/>
    <w:rsid w:val="00582B41"/>
    <w:rsid w:val="00583164"/>
    <w:rsid w:val="00584D88"/>
    <w:rsid w:val="005850A3"/>
    <w:rsid w:val="00586122"/>
    <w:rsid w:val="00586BE7"/>
    <w:rsid w:val="00586D9D"/>
    <w:rsid w:val="00587D40"/>
    <w:rsid w:val="005907DB"/>
    <w:rsid w:val="005909FE"/>
    <w:rsid w:val="0059101B"/>
    <w:rsid w:val="0059134C"/>
    <w:rsid w:val="005928E4"/>
    <w:rsid w:val="00592B38"/>
    <w:rsid w:val="0059567A"/>
    <w:rsid w:val="0059582E"/>
    <w:rsid w:val="005A25AE"/>
    <w:rsid w:val="005A3B0B"/>
    <w:rsid w:val="005A4DBF"/>
    <w:rsid w:val="005A4FE7"/>
    <w:rsid w:val="005A5AA2"/>
    <w:rsid w:val="005A6A17"/>
    <w:rsid w:val="005A6A87"/>
    <w:rsid w:val="005A7E4E"/>
    <w:rsid w:val="005B1CC8"/>
    <w:rsid w:val="005B7C9B"/>
    <w:rsid w:val="005C20BD"/>
    <w:rsid w:val="005C3975"/>
    <w:rsid w:val="005C5441"/>
    <w:rsid w:val="005C5E14"/>
    <w:rsid w:val="005C666A"/>
    <w:rsid w:val="005C682A"/>
    <w:rsid w:val="005C6DC5"/>
    <w:rsid w:val="005C7B5A"/>
    <w:rsid w:val="005D2F27"/>
    <w:rsid w:val="005D3032"/>
    <w:rsid w:val="005D3C5E"/>
    <w:rsid w:val="005D4D3C"/>
    <w:rsid w:val="005D5A5A"/>
    <w:rsid w:val="005D61B1"/>
    <w:rsid w:val="005E226E"/>
    <w:rsid w:val="005E3203"/>
    <w:rsid w:val="005E57D8"/>
    <w:rsid w:val="005E6035"/>
    <w:rsid w:val="005E696F"/>
    <w:rsid w:val="005E6D65"/>
    <w:rsid w:val="005E7404"/>
    <w:rsid w:val="005E77F6"/>
    <w:rsid w:val="005F0C7F"/>
    <w:rsid w:val="005F2302"/>
    <w:rsid w:val="005F3F61"/>
    <w:rsid w:val="005F5545"/>
    <w:rsid w:val="005F56CD"/>
    <w:rsid w:val="005F6827"/>
    <w:rsid w:val="005F7388"/>
    <w:rsid w:val="005F79C2"/>
    <w:rsid w:val="005F7D3E"/>
    <w:rsid w:val="00600940"/>
    <w:rsid w:val="00603043"/>
    <w:rsid w:val="00606074"/>
    <w:rsid w:val="006105CA"/>
    <w:rsid w:val="00610E26"/>
    <w:rsid w:val="006123D4"/>
    <w:rsid w:val="00612427"/>
    <w:rsid w:val="00614EDA"/>
    <w:rsid w:val="00615F41"/>
    <w:rsid w:val="006176BD"/>
    <w:rsid w:val="00620E5B"/>
    <w:rsid w:val="00621887"/>
    <w:rsid w:val="006305DC"/>
    <w:rsid w:val="006308E2"/>
    <w:rsid w:val="00631339"/>
    <w:rsid w:val="0063224A"/>
    <w:rsid w:val="0063318F"/>
    <w:rsid w:val="00633BE9"/>
    <w:rsid w:val="00633C2E"/>
    <w:rsid w:val="00634971"/>
    <w:rsid w:val="00635A05"/>
    <w:rsid w:val="00636A20"/>
    <w:rsid w:val="00642A5A"/>
    <w:rsid w:val="00642D56"/>
    <w:rsid w:val="00643458"/>
    <w:rsid w:val="006441B9"/>
    <w:rsid w:val="00644563"/>
    <w:rsid w:val="00645CC6"/>
    <w:rsid w:val="00646998"/>
    <w:rsid w:val="00646DA3"/>
    <w:rsid w:val="00646E0F"/>
    <w:rsid w:val="0065103E"/>
    <w:rsid w:val="00651617"/>
    <w:rsid w:val="00651B7D"/>
    <w:rsid w:val="0065270E"/>
    <w:rsid w:val="0065340F"/>
    <w:rsid w:val="00653E52"/>
    <w:rsid w:val="006543F2"/>
    <w:rsid w:val="00655391"/>
    <w:rsid w:val="00656CA0"/>
    <w:rsid w:val="00660430"/>
    <w:rsid w:val="00660D49"/>
    <w:rsid w:val="00662C29"/>
    <w:rsid w:val="006630B0"/>
    <w:rsid w:val="006639CE"/>
    <w:rsid w:val="00664359"/>
    <w:rsid w:val="00664388"/>
    <w:rsid w:val="00664F4A"/>
    <w:rsid w:val="00667682"/>
    <w:rsid w:val="00667708"/>
    <w:rsid w:val="00671759"/>
    <w:rsid w:val="006717C6"/>
    <w:rsid w:val="00672A43"/>
    <w:rsid w:val="00672EED"/>
    <w:rsid w:val="006730DB"/>
    <w:rsid w:val="00674017"/>
    <w:rsid w:val="00677D55"/>
    <w:rsid w:val="0068051F"/>
    <w:rsid w:val="00680E90"/>
    <w:rsid w:val="00682919"/>
    <w:rsid w:val="00683CAB"/>
    <w:rsid w:val="00685AC3"/>
    <w:rsid w:val="00690225"/>
    <w:rsid w:val="00690E96"/>
    <w:rsid w:val="006915CF"/>
    <w:rsid w:val="0069189F"/>
    <w:rsid w:val="00692303"/>
    <w:rsid w:val="006928BD"/>
    <w:rsid w:val="00693141"/>
    <w:rsid w:val="00694AC3"/>
    <w:rsid w:val="006970BE"/>
    <w:rsid w:val="006A01A2"/>
    <w:rsid w:val="006A02B5"/>
    <w:rsid w:val="006A434B"/>
    <w:rsid w:val="006A45B4"/>
    <w:rsid w:val="006A4699"/>
    <w:rsid w:val="006A4CF0"/>
    <w:rsid w:val="006A5530"/>
    <w:rsid w:val="006A65BB"/>
    <w:rsid w:val="006A7168"/>
    <w:rsid w:val="006A7EFD"/>
    <w:rsid w:val="006B2CEE"/>
    <w:rsid w:val="006B3904"/>
    <w:rsid w:val="006B49C4"/>
    <w:rsid w:val="006B7518"/>
    <w:rsid w:val="006C00F3"/>
    <w:rsid w:val="006C0BEE"/>
    <w:rsid w:val="006C2037"/>
    <w:rsid w:val="006C21C6"/>
    <w:rsid w:val="006C34F6"/>
    <w:rsid w:val="006C5185"/>
    <w:rsid w:val="006C62A9"/>
    <w:rsid w:val="006C6AB0"/>
    <w:rsid w:val="006C6C8D"/>
    <w:rsid w:val="006C72CA"/>
    <w:rsid w:val="006C7412"/>
    <w:rsid w:val="006C7AC1"/>
    <w:rsid w:val="006D0154"/>
    <w:rsid w:val="006D0F8C"/>
    <w:rsid w:val="006D1346"/>
    <w:rsid w:val="006D1492"/>
    <w:rsid w:val="006D15DC"/>
    <w:rsid w:val="006D16DC"/>
    <w:rsid w:val="006D1BED"/>
    <w:rsid w:val="006D2277"/>
    <w:rsid w:val="006D397F"/>
    <w:rsid w:val="006D4B31"/>
    <w:rsid w:val="006D4C0F"/>
    <w:rsid w:val="006D4CE9"/>
    <w:rsid w:val="006D55B4"/>
    <w:rsid w:val="006D5B5C"/>
    <w:rsid w:val="006D77D1"/>
    <w:rsid w:val="006D7DAF"/>
    <w:rsid w:val="006E1DC0"/>
    <w:rsid w:val="006E2E68"/>
    <w:rsid w:val="006E3C54"/>
    <w:rsid w:val="006E4740"/>
    <w:rsid w:val="006E50A2"/>
    <w:rsid w:val="006E6E19"/>
    <w:rsid w:val="006E7FAB"/>
    <w:rsid w:val="006F1169"/>
    <w:rsid w:val="006F2ECE"/>
    <w:rsid w:val="006F37D8"/>
    <w:rsid w:val="006F5A54"/>
    <w:rsid w:val="006F5A63"/>
    <w:rsid w:val="006F5F41"/>
    <w:rsid w:val="006F63CA"/>
    <w:rsid w:val="006F6E3B"/>
    <w:rsid w:val="006F7932"/>
    <w:rsid w:val="007007B6"/>
    <w:rsid w:val="007014B3"/>
    <w:rsid w:val="00701C93"/>
    <w:rsid w:val="007020AF"/>
    <w:rsid w:val="0070236E"/>
    <w:rsid w:val="007041DB"/>
    <w:rsid w:val="0070566B"/>
    <w:rsid w:val="00706128"/>
    <w:rsid w:val="00707089"/>
    <w:rsid w:val="00710411"/>
    <w:rsid w:val="00711389"/>
    <w:rsid w:val="00711AEC"/>
    <w:rsid w:val="00711FD2"/>
    <w:rsid w:val="007120E9"/>
    <w:rsid w:val="00714B5D"/>
    <w:rsid w:val="00716D63"/>
    <w:rsid w:val="00720345"/>
    <w:rsid w:val="00720C59"/>
    <w:rsid w:val="00720EFD"/>
    <w:rsid w:val="00722ACA"/>
    <w:rsid w:val="00722BDC"/>
    <w:rsid w:val="007235AA"/>
    <w:rsid w:val="00723E32"/>
    <w:rsid w:val="007249CE"/>
    <w:rsid w:val="00726E24"/>
    <w:rsid w:val="00727FAE"/>
    <w:rsid w:val="007319AD"/>
    <w:rsid w:val="00732025"/>
    <w:rsid w:val="0073213B"/>
    <w:rsid w:val="00732B5A"/>
    <w:rsid w:val="00732E1E"/>
    <w:rsid w:val="00733BA4"/>
    <w:rsid w:val="0073508A"/>
    <w:rsid w:val="00735718"/>
    <w:rsid w:val="00737D29"/>
    <w:rsid w:val="00740DF2"/>
    <w:rsid w:val="00741ED0"/>
    <w:rsid w:val="00743A08"/>
    <w:rsid w:val="00743D35"/>
    <w:rsid w:val="00744693"/>
    <w:rsid w:val="00744B12"/>
    <w:rsid w:val="00745C8B"/>
    <w:rsid w:val="00746F8B"/>
    <w:rsid w:val="00750BE4"/>
    <w:rsid w:val="00752400"/>
    <w:rsid w:val="007524FD"/>
    <w:rsid w:val="00753E8F"/>
    <w:rsid w:val="00755DE3"/>
    <w:rsid w:val="00756024"/>
    <w:rsid w:val="00756889"/>
    <w:rsid w:val="0076057A"/>
    <w:rsid w:val="007630D0"/>
    <w:rsid w:val="00764D30"/>
    <w:rsid w:val="007650A6"/>
    <w:rsid w:val="0076581D"/>
    <w:rsid w:val="00766B39"/>
    <w:rsid w:val="00766F6D"/>
    <w:rsid w:val="007672B5"/>
    <w:rsid w:val="00767415"/>
    <w:rsid w:val="00767854"/>
    <w:rsid w:val="00773139"/>
    <w:rsid w:val="00773411"/>
    <w:rsid w:val="0077366B"/>
    <w:rsid w:val="00776AF7"/>
    <w:rsid w:val="00777061"/>
    <w:rsid w:val="00782FBD"/>
    <w:rsid w:val="007852E0"/>
    <w:rsid w:val="007855DF"/>
    <w:rsid w:val="00786B02"/>
    <w:rsid w:val="0078741C"/>
    <w:rsid w:val="0079016B"/>
    <w:rsid w:val="00790BEE"/>
    <w:rsid w:val="00792CBD"/>
    <w:rsid w:val="00793E58"/>
    <w:rsid w:val="007946E5"/>
    <w:rsid w:val="00797D1B"/>
    <w:rsid w:val="007A12B0"/>
    <w:rsid w:val="007A1F27"/>
    <w:rsid w:val="007A2915"/>
    <w:rsid w:val="007A2DA2"/>
    <w:rsid w:val="007A358C"/>
    <w:rsid w:val="007A52A5"/>
    <w:rsid w:val="007A794F"/>
    <w:rsid w:val="007A7FCA"/>
    <w:rsid w:val="007B0211"/>
    <w:rsid w:val="007B05F6"/>
    <w:rsid w:val="007B2DFF"/>
    <w:rsid w:val="007B3E6A"/>
    <w:rsid w:val="007B5578"/>
    <w:rsid w:val="007C08CE"/>
    <w:rsid w:val="007C1089"/>
    <w:rsid w:val="007C2B6E"/>
    <w:rsid w:val="007C2FA3"/>
    <w:rsid w:val="007C35B7"/>
    <w:rsid w:val="007C3AAC"/>
    <w:rsid w:val="007C5576"/>
    <w:rsid w:val="007C72B8"/>
    <w:rsid w:val="007C79CF"/>
    <w:rsid w:val="007C79E5"/>
    <w:rsid w:val="007C7C50"/>
    <w:rsid w:val="007C7EF0"/>
    <w:rsid w:val="007C7F83"/>
    <w:rsid w:val="007D0A5C"/>
    <w:rsid w:val="007D1977"/>
    <w:rsid w:val="007D1D68"/>
    <w:rsid w:val="007D25D3"/>
    <w:rsid w:val="007D4C3F"/>
    <w:rsid w:val="007D53CD"/>
    <w:rsid w:val="007D6396"/>
    <w:rsid w:val="007D6ABB"/>
    <w:rsid w:val="007E07AC"/>
    <w:rsid w:val="007E18E7"/>
    <w:rsid w:val="007E2A0E"/>
    <w:rsid w:val="007E2DB8"/>
    <w:rsid w:val="007E327E"/>
    <w:rsid w:val="007E40CB"/>
    <w:rsid w:val="007E5B5F"/>
    <w:rsid w:val="007E7292"/>
    <w:rsid w:val="007E73D3"/>
    <w:rsid w:val="007E7C6D"/>
    <w:rsid w:val="007F267E"/>
    <w:rsid w:val="007F26B3"/>
    <w:rsid w:val="007F2DD8"/>
    <w:rsid w:val="007F3E60"/>
    <w:rsid w:val="007F48A3"/>
    <w:rsid w:val="007F5E4B"/>
    <w:rsid w:val="007F68C9"/>
    <w:rsid w:val="007F6B3F"/>
    <w:rsid w:val="008018F8"/>
    <w:rsid w:val="00802BAF"/>
    <w:rsid w:val="00804537"/>
    <w:rsid w:val="0080676D"/>
    <w:rsid w:val="008110E8"/>
    <w:rsid w:val="00812685"/>
    <w:rsid w:val="00812849"/>
    <w:rsid w:val="00812B52"/>
    <w:rsid w:val="00812FE7"/>
    <w:rsid w:val="008134B9"/>
    <w:rsid w:val="008137F3"/>
    <w:rsid w:val="00814AF3"/>
    <w:rsid w:val="00816951"/>
    <w:rsid w:val="00821C9E"/>
    <w:rsid w:val="00822532"/>
    <w:rsid w:val="00822AE9"/>
    <w:rsid w:val="00822F97"/>
    <w:rsid w:val="0082389D"/>
    <w:rsid w:val="00825170"/>
    <w:rsid w:val="008255B0"/>
    <w:rsid w:val="00825F5C"/>
    <w:rsid w:val="0082785A"/>
    <w:rsid w:val="00830778"/>
    <w:rsid w:val="00831129"/>
    <w:rsid w:val="00831182"/>
    <w:rsid w:val="008320E4"/>
    <w:rsid w:val="008333C0"/>
    <w:rsid w:val="008355C3"/>
    <w:rsid w:val="0083618E"/>
    <w:rsid w:val="0083697B"/>
    <w:rsid w:val="00837A2B"/>
    <w:rsid w:val="00840BED"/>
    <w:rsid w:val="008424BB"/>
    <w:rsid w:val="00843093"/>
    <w:rsid w:val="00845076"/>
    <w:rsid w:val="00845203"/>
    <w:rsid w:val="00845300"/>
    <w:rsid w:val="00846695"/>
    <w:rsid w:val="00850895"/>
    <w:rsid w:val="008508F9"/>
    <w:rsid w:val="00856816"/>
    <w:rsid w:val="00856922"/>
    <w:rsid w:val="00861419"/>
    <w:rsid w:val="0086164A"/>
    <w:rsid w:val="00861F70"/>
    <w:rsid w:val="00862190"/>
    <w:rsid w:val="00862432"/>
    <w:rsid w:val="00862765"/>
    <w:rsid w:val="00862A3A"/>
    <w:rsid w:val="00862E6A"/>
    <w:rsid w:val="00863624"/>
    <w:rsid w:val="008636A1"/>
    <w:rsid w:val="00864026"/>
    <w:rsid w:val="008648D7"/>
    <w:rsid w:val="0087435A"/>
    <w:rsid w:val="00874596"/>
    <w:rsid w:val="008748B0"/>
    <w:rsid w:val="00876010"/>
    <w:rsid w:val="008762C0"/>
    <w:rsid w:val="00880A77"/>
    <w:rsid w:val="0088256C"/>
    <w:rsid w:val="008852CA"/>
    <w:rsid w:val="00885DD2"/>
    <w:rsid w:val="00886CF0"/>
    <w:rsid w:val="00890092"/>
    <w:rsid w:val="00890DEA"/>
    <w:rsid w:val="0089114B"/>
    <w:rsid w:val="008935CB"/>
    <w:rsid w:val="00895157"/>
    <w:rsid w:val="008966CA"/>
    <w:rsid w:val="00896E1C"/>
    <w:rsid w:val="008974FB"/>
    <w:rsid w:val="008979B0"/>
    <w:rsid w:val="008A0648"/>
    <w:rsid w:val="008A0A96"/>
    <w:rsid w:val="008A12C0"/>
    <w:rsid w:val="008A217B"/>
    <w:rsid w:val="008A28BC"/>
    <w:rsid w:val="008A671D"/>
    <w:rsid w:val="008A6B61"/>
    <w:rsid w:val="008A7C24"/>
    <w:rsid w:val="008B0FB1"/>
    <w:rsid w:val="008B1273"/>
    <w:rsid w:val="008B23BC"/>
    <w:rsid w:val="008B2A08"/>
    <w:rsid w:val="008B2FD4"/>
    <w:rsid w:val="008B3AED"/>
    <w:rsid w:val="008B5916"/>
    <w:rsid w:val="008B6703"/>
    <w:rsid w:val="008B6FE7"/>
    <w:rsid w:val="008C070F"/>
    <w:rsid w:val="008C11AA"/>
    <w:rsid w:val="008C23D7"/>
    <w:rsid w:val="008C2575"/>
    <w:rsid w:val="008C2EAE"/>
    <w:rsid w:val="008C3316"/>
    <w:rsid w:val="008C435C"/>
    <w:rsid w:val="008C52FB"/>
    <w:rsid w:val="008C5AAC"/>
    <w:rsid w:val="008C5FAF"/>
    <w:rsid w:val="008C6ED0"/>
    <w:rsid w:val="008C716A"/>
    <w:rsid w:val="008D013B"/>
    <w:rsid w:val="008D0FEE"/>
    <w:rsid w:val="008D2988"/>
    <w:rsid w:val="008D2EB7"/>
    <w:rsid w:val="008D4669"/>
    <w:rsid w:val="008D4F05"/>
    <w:rsid w:val="008D5611"/>
    <w:rsid w:val="008D57FB"/>
    <w:rsid w:val="008D75BA"/>
    <w:rsid w:val="008E1504"/>
    <w:rsid w:val="008E217E"/>
    <w:rsid w:val="008E253A"/>
    <w:rsid w:val="008E3D35"/>
    <w:rsid w:val="008E400D"/>
    <w:rsid w:val="008E5FFF"/>
    <w:rsid w:val="008E7004"/>
    <w:rsid w:val="008E7394"/>
    <w:rsid w:val="008F1473"/>
    <w:rsid w:val="008F2CBF"/>
    <w:rsid w:val="008F42CC"/>
    <w:rsid w:val="008F5327"/>
    <w:rsid w:val="008F560A"/>
    <w:rsid w:val="008F5C23"/>
    <w:rsid w:val="008F60F0"/>
    <w:rsid w:val="008F75DD"/>
    <w:rsid w:val="008F7F87"/>
    <w:rsid w:val="00900F35"/>
    <w:rsid w:val="0090234E"/>
    <w:rsid w:val="00902C7E"/>
    <w:rsid w:val="0090632E"/>
    <w:rsid w:val="00906332"/>
    <w:rsid w:val="0090787A"/>
    <w:rsid w:val="00907F5E"/>
    <w:rsid w:val="0091286D"/>
    <w:rsid w:val="0091446B"/>
    <w:rsid w:val="00914A81"/>
    <w:rsid w:val="0091567D"/>
    <w:rsid w:val="00915E35"/>
    <w:rsid w:val="00915FCD"/>
    <w:rsid w:val="0091773A"/>
    <w:rsid w:val="009209EE"/>
    <w:rsid w:val="00920C82"/>
    <w:rsid w:val="009217C7"/>
    <w:rsid w:val="009238A5"/>
    <w:rsid w:val="009240AC"/>
    <w:rsid w:val="00925405"/>
    <w:rsid w:val="009263E4"/>
    <w:rsid w:val="009270A1"/>
    <w:rsid w:val="009306DD"/>
    <w:rsid w:val="00932D2B"/>
    <w:rsid w:val="00933149"/>
    <w:rsid w:val="00933624"/>
    <w:rsid w:val="00934B0E"/>
    <w:rsid w:val="00934BB9"/>
    <w:rsid w:val="00934E7D"/>
    <w:rsid w:val="00935840"/>
    <w:rsid w:val="00941800"/>
    <w:rsid w:val="009429C1"/>
    <w:rsid w:val="00942F65"/>
    <w:rsid w:val="009474CC"/>
    <w:rsid w:val="00947E90"/>
    <w:rsid w:val="00950CF1"/>
    <w:rsid w:val="00951D61"/>
    <w:rsid w:val="00952C95"/>
    <w:rsid w:val="00955C1B"/>
    <w:rsid w:val="009560F7"/>
    <w:rsid w:val="00956DA1"/>
    <w:rsid w:val="00957893"/>
    <w:rsid w:val="009608C6"/>
    <w:rsid w:val="009621B4"/>
    <w:rsid w:val="00962DFC"/>
    <w:rsid w:val="00964990"/>
    <w:rsid w:val="00965CEB"/>
    <w:rsid w:val="009670C3"/>
    <w:rsid w:val="009712CC"/>
    <w:rsid w:val="009715B6"/>
    <w:rsid w:val="009736F9"/>
    <w:rsid w:val="00974222"/>
    <w:rsid w:val="00974C36"/>
    <w:rsid w:val="00975BCC"/>
    <w:rsid w:val="00976361"/>
    <w:rsid w:val="00976617"/>
    <w:rsid w:val="00976A83"/>
    <w:rsid w:val="00977DB3"/>
    <w:rsid w:val="00977FB4"/>
    <w:rsid w:val="00982055"/>
    <w:rsid w:val="0098214D"/>
    <w:rsid w:val="00982F59"/>
    <w:rsid w:val="00984415"/>
    <w:rsid w:val="00986CED"/>
    <w:rsid w:val="00990628"/>
    <w:rsid w:val="009906D3"/>
    <w:rsid w:val="009908A1"/>
    <w:rsid w:val="00991071"/>
    <w:rsid w:val="00991D4B"/>
    <w:rsid w:val="0099311B"/>
    <w:rsid w:val="00995D16"/>
    <w:rsid w:val="00997E24"/>
    <w:rsid w:val="009A04D7"/>
    <w:rsid w:val="009A071C"/>
    <w:rsid w:val="009A081E"/>
    <w:rsid w:val="009A3C2B"/>
    <w:rsid w:val="009A4F39"/>
    <w:rsid w:val="009A62FA"/>
    <w:rsid w:val="009A6FCE"/>
    <w:rsid w:val="009B00B7"/>
    <w:rsid w:val="009B0A8E"/>
    <w:rsid w:val="009B14CD"/>
    <w:rsid w:val="009B1FBE"/>
    <w:rsid w:val="009B22DF"/>
    <w:rsid w:val="009B2627"/>
    <w:rsid w:val="009B3482"/>
    <w:rsid w:val="009B3B98"/>
    <w:rsid w:val="009B4D97"/>
    <w:rsid w:val="009B54F4"/>
    <w:rsid w:val="009B6704"/>
    <w:rsid w:val="009B7E26"/>
    <w:rsid w:val="009C2687"/>
    <w:rsid w:val="009C2B18"/>
    <w:rsid w:val="009C4792"/>
    <w:rsid w:val="009C5371"/>
    <w:rsid w:val="009C6407"/>
    <w:rsid w:val="009C64A1"/>
    <w:rsid w:val="009C78D1"/>
    <w:rsid w:val="009D0476"/>
    <w:rsid w:val="009D08E4"/>
    <w:rsid w:val="009D1C8D"/>
    <w:rsid w:val="009D1D01"/>
    <w:rsid w:val="009D2A6C"/>
    <w:rsid w:val="009D2FD8"/>
    <w:rsid w:val="009D3124"/>
    <w:rsid w:val="009D3D4C"/>
    <w:rsid w:val="009D51BA"/>
    <w:rsid w:val="009D6CE3"/>
    <w:rsid w:val="009E0195"/>
    <w:rsid w:val="009E0D67"/>
    <w:rsid w:val="009E0DC7"/>
    <w:rsid w:val="009E2A65"/>
    <w:rsid w:val="009E2F42"/>
    <w:rsid w:val="009E6CDC"/>
    <w:rsid w:val="009E7C0B"/>
    <w:rsid w:val="009F0031"/>
    <w:rsid w:val="009F007B"/>
    <w:rsid w:val="009F1269"/>
    <w:rsid w:val="009F20BE"/>
    <w:rsid w:val="009F2CF6"/>
    <w:rsid w:val="009F4D4D"/>
    <w:rsid w:val="009F6232"/>
    <w:rsid w:val="009F62E6"/>
    <w:rsid w:val="009F686E"/>
    <w:rsid w:val="009F69B3"/>
    <w:rsid w:val="009F7A07"/>
    <w:rsid w:val="00A001EA"/>
    <w:rsid w:val="00A00702"/>
    <w:rsid w:val="00A01032"/>
    <w:rsid w:val="00A0146B"/>
    <w:rsid w:val="00A0303B"/>
    <w:rsid w:val="00A0315C"/>
    <w:rsid w:val="00A03C14"/>
    <w:rsid w:val="00A03FCF"/>
    <w:rsid w:val="00A05906"/>
    <w:rsid w:val="00A06E2E"/>
    <w:rsid w:val="00A075BF"/>
    <w:rsid w:val="00A0780F"/>
    <w:rsid w:val="00A10047"/>
    <w:rsid w:val="00A10A06"/>
    <w:rsid w:val="00A10B5F"/>
    <w:rsid w:val="00A1215C"/>
    <w:rsid w:val="00A13BC8"/>
    <w:rsid w:val="00A13E45"/>
    <w:rsid w:val="00A14EE4"/>
    <w:rsid w:val="00A1501E"/>
    <w:rsid w:val="00A159B9"/>
    <w:rsid w:val="00A16AC8"/>
    <w:rsid w:val="00A16CE7"/>
    <w:rsid w:val="00A2256A"/>
    <w:rsid w:val="00A23F3F"/>
    <w:rsid w:val="00A25020"/>
    <w:rsid w:val="00A255CA"/>
    <w:rsid w:val="00A256EB"/>
    <w:rsid w:val="00A258E2"/>
    <w:rsid w:val="00A26792"/>
    <w:rsid w:val="00A329DA"/>
    <w:rsid w:val="00A336BB"/>
    <w:rsid w:val="00A33A3B"/>
    <w:rsid w:val="00A3444B"/>
    <w:rsid w:val="00A34D11"/>
    <w:rsid w:val="00A34D33"/>
    <w:rsid w:val="00A354CF"/>
    <w:rsid w:val="00A365E2"/>
    <w:rsid w:val="00A37AF6"/>
    <w:rsid w:val="00A40CB5"/>
    <w:rsid w:val="00A40CEE"/>
    <w:rsid w:val="00A40F90"/>
    <w:rsid w:val="00A41027"/>
    <w:rsid w:val="00A41035"/>
    <w:rsid w:val="00A42D24"/>
    <w:rsid w:val="00A44146"/>
    <w:rsid w:val="00A447D9"/>
    <w:rsid w:val="00A471E5"/>
    <w:rsid w:val="00A50A4C"/>
    <w:rsid w:val="00A51ADD"/>
    <w:rsid w:val="00A51C9D"/>
    <w:rsid w:val="00A5580A"/>
    <w:rsid w:val="00A57037"/>
    <w:rsid w:val="00A605B2"/>
    <w:rsid w:val="00A60D49"/>
    <w:rsid w:val="00A61661"/>
    <w:rsid w:val="00A61DB2"/>
    <w:rsid w:val="00A6652E"/>
    <w:rsid w:val="00A66898"/>
    <w:rsid w:val="00A66A06"/>
    <w:rsid w:val="00A7057F"/>
    <w:rsid w:val="00A71D90"/>
    <w:rsid w:val="00A72A7E"/>
    <w:rsid w:val="00A73883"/>
    <w:rsid w:val="00A741A5"/>
    <w:rsid w:val="00A75A17"/>
    <w:rsid w:val="00A770D3"/>
    <w:rsid w:val="00A774F8"/>
    <w:rsid w:val="00A85FB8"/>
    <w:rsid w:val="00A86B49"/>
    <w:rsid w:val="00A90068"/>
    <w:rsid w:val="00A90AC8"/>
    <w:rsid w:val="00A93248"/>
    <w:rsid w:val="00A93AE5"/>
    <w:rsid w:val="00A96511"/>
    <w:rsid w:val="00A96C29"/>
    <w:rsid w:val="00AA2B2E"/>
    <w:rsid w:val="00AA3025"/>
    <w:rsid w:val="00AA38EF"/>
    <w:rsid w:val="00AA3DAF"/>
    <w:rsid w:val="00AA5C44"/>
    <w:rsid w:val="00AA5CD1"/>
    <w:rsid w:val="00AB0F9A"/>
    <w:rsid w:val="00AB15C2"/>
    <w:rsid w:val="00AB2CF7"/>
    <w:rsid w:val="00AB3264"/>
    <w:rsid w:val="00AB3FCA"/>
    <w:rsid w:val="00AB43F3"/>
    <w:rsid w:val="00AB5158"/>
    <w:rsid w:val="00AB5392"/>
    <w:rsid w:val="00AB7D2E"/>
    <w:rsid w:val="00AB7EE0"/>
    <w:rsid w:val="00AC2823"/>
    <w:rsid w:val="00AC3613"/>
    <w:rsid w:val="00AC5183"/>
    <w:rsid w:val="00AC57A0"/>
    <w:rsid w:val="00AC7C40"/>
    <w:rsid w:val="00AC7C62"/>
    <w:rsid w:val="00AD05AF"/>
    <w:rsid w:val="00AD0F7C"/>
    <w:rsid w:val="00AD2A4D"/>
    <w:rsid w:val="00AD30AB"/>
    <w:rsid w:val="00AD30DE"/>
    <w:rsid w:val="00AD4E4F"/>
    <w:rsid w:val="00AD5314"/>
    <w:rsid w:val="00AD5C68"/>
    <w:rsid w:val="00AD6030"/>
    <w:rsid w:val="00AD62FA"/>
    <w:rsid w:val="00AD788D"/>
    <w:rsid w:val="00AE0304"/>
    <w:rsid w:val="00AE05F0"/>
    <w:rsid w:val="00AE0DF5"/>
    <w:rsid w:val="00AE1A18"/>
    <w:rsid w:val="00AE1E83"/>
    <w:rsid w:val="00AE2EF9"/>
    <w:rsid w:val="00AE2EFD"/>
    <w:rsid w:val="00AE3B15"/>
    <w:rsid w:val="00AE5C2E"/>
    <w:rsid w:val="00AF004A"/>
    <w:rsid w:val="00AF06A2"/>
    <w:rsid w:val="00AF0A3D"/>
    <w:rsid w:val="00AF0EBD"/>
    <w:rsid w:val="00AF20F1"/>
    <w:rsid w:val="00AF24A4"/>
    <w:rsid w:val="00AF2AE3"/>
    <w:rsid w:val="00AF2EC9"/>
    <w:rsid w:val="00AF2EE9"/>
    <w:rsid w:val="00AF4F69"/>
    <w:rsid w:val="00AF7F29"/>
    <w:rsid w:val="00AF7F4A"/>
    <w:rsid w:val="00B0042D"/>
    <w:rsid w:val="00B02070"/>
    <w:rsid w:val="00B02D25"/>
    <w:rsid w:val="00B02D4B"/>
    <w:rsid w:val="00B044B7"/>
    <w:rsid w:val="00B0713C"/>
    <w:rsid w:val="00B11AB5"/>
    <w:rsid w:val="00B13CC4"/>
    <w:rsid w:val="00B14414"/>
    <w:rsid w:val="00B1441A"/>
    <w:rsid w:val="00B15EEE"/>
    <w:rsid w:val="00B160E6"/>
    <w:rsid w:val="00B162AE"/>
    <w:rsid w:val="00B17100"/>
    <w:rsid w:val="00B2150E"/>
    <w:rsid w:val="00B21C5A"/>
    <w:rsid w:val="00B22613"/>
    <w:rsid w:val="00B23A12"/>
    <w:rsid w:val="00B23BA1"/>
    <w:rsid w:val="00B242AC"/>
    <w:rsid w:val="00B242FD"/>
    <w:rsid w:val="00B2484C"/>
    <w:rsid w:val="00B25C40"/>
    <w:rsid w:val="00B26579"/>
    <w:rsid w:val="00B2746B"/>
    <w:rsid w:val="00B30DC2"/>
    <w:rsid w:val="00B32068"/>
    <w:rsid w:val="00B34347"/>
    <w:rsid w:val="00B34975"/>
    <w:rsid w:val="00B34A9A"/>
    <w:rsid w:val="00B351F2"/>
    <w:rsid w:val="00B355FB"/>
    <w:rsid w:val="00B35B73"/>
    <w:rsid w:val="00B37657"/>
    <w:rsid w:val="00B37EC0"/>
    <w:rsid w:val="00B405AA"/>
    <w:rsid w:val="00B4083C"/>
    <w:rsid w:val="00B4094E"/>
    <w:rsid w:val="00B412CE"/>
    <w:rsid w:val="00B4387F"/>
    <w:rsid w:val="00B444E8"/>
    <w:rsid w:val="00B45303"/>
    <w:rsid w:val="00B45AF8"/>
    <w:rsid w:val="00B462C8"/>
    <w:rsid w:val="00B46613"/>
    <w:rsid w:val="00B46F22"/>
    <w:rsid w:val="00B47B49"/>
    <w:rsid w:val="00B513EA"/>
    <w:rsid w:val="00B51951"/>
    <w:rsid w:val="00B521C6"/>
    <w:rsid w:val="00B5305A"/>
    <w:rsid w:val="00B53AC9"/>
    <w:rsid w:val="00B54A26"/>
    <w:rsid w:val="00B5539C"/>
    <w:rsid w:val="00B554FD"/>
    <w:rsid w:val="00B609A2"/>
    <w:rsid w:val="00B62F5F"/>
    <w:rsid w:val="00B6361F"/>
    <w:rsid w:val="00B63A16"/>
    <w:rsid w:val="00B63E2E"/>
    <w:rsid w:val="00B64CE7"/>
    <w:rsid w:val="00B671D9"/>
    <w:rsid w:val="00B677CB"/>
    <w:rsid w:val="00B67894"/>
    <w:rsid w:val="00B67BB2"/>
    <w:rsid w:val="00B67DEE"/>
    <w:rsid w:val="00B70BBD"/>
    <w:rsid w:val="00B71197"/>
    <w:rsid w:val="00B72159"/>
    <w:rsid w:val="00B72B46"/>
    <w:rsid w:val="00B74A0D"/>
    <w:rsid w:val="00B7551D"/>
    <w:rsid w:val="00B7565B"/>
    <w:rsid w:val="00B7599C"/>
    <w:rsid w:val="00B76191"/>
    <w:rsid w:val="00B7706D"/>
    <w:rsid w:val="00B77121"/>
    <w:rsid w:val="00B775BD"/>
    <w:rsid w:val="00B80228"/>
    <w:rsid w:val="00B81567"/>
    <w:rsid w:val="00B81CA7"/>
    <w:rsid w:val="00B82A62"/>
    <w:rsid w:val="00B834BA"/>
    <w:rsid w:val="00B8391A"/>
    <w:rsid w:val="00B83F8D"/>
    <w:rsid w:val="00B8435C"/>
    <w:rsid w:val="00B8446B"/>
    <w:rsid w:val="00B84481"/>
    <w:rsid w:val="00B846B6"/>
    <w:rsid w:val="00B85BBC"/>
    <w:rsid w:val="00B87C6B"/>
    <w:rsid w:val="00B87D79"/>
    <w:rsid w:val="00B90377"/>
    <w:rsid w:val="00B903E6"/>
    <w:rsid w:val="00B9043B"/>
    <w:rsid w:val="00B90CF1"/>
    <w:rsid w:val="00B928C3"/>
    <w:rsid w:val="00B92EE7"/>
    <w:rsid w:val="00B93CAF"/>
    <w:rsid w:val="00B943CA"/>
    <w:rsid w:val="00B953DF"/>
    <w:rsid w:val="00B95F5F"/>
    <w:rsid w:val="00B96445"/>
    <w:rsid w:val="00B96E5D"/>
    <w:rsid w:val="00BA0CC1"/>
    <w:rsid w:val="00BA15B9"/>
    <w:rsid w:val="00BA1E9F"/>
    <w:rsid w:val="00BA2E17"/>
    <w:rsid w:val="00BA31F1"/>
    <w:rsid w:val="00BA3460"/>
    <w:rsid w:val="00BA4456"/>
    <w:rsid w:val="00BA7FD2"/>
    <w:rsid w:val="00BB1ABA"/>
    <w:rsid w:val="00BB21E9"/>
    <w:rsid w:val="00BB329A"/>
    <w:rsid w:val="00BB337D"/>
    <w:rsid w:val="00BB3497"/>
    <w:rsid w:val="00BB3C58"/>
    <w:rsid w:val="00BB4C18"/>
    <w:rsid w:val="00BB5145"/>
    <w:rsid w:val="00BB558E"/>
    <w:rsid w:val="00BB6A4A"/>
    <w:rsid w:val="00BB7607"/>
    <w:rsid w:val="00BC26B0"/>
    <w:rsid w:val="00BC2E15"/>
    <w:rsid w:val="00BC43EB"/>
    <w:rsid w:val="00BC6792"/>
    <w:rsid w:val="00BC73F9"/>
    <w:rsid w:val="00BC7CAE"/>
    <w:rsid w:val="00BC7E2A"/>
    <w:rsid w:val="00BD0DF1"/>
    <w:rsid w:val="00BD1BD0"/>
    <w:rsid w:val="00BD1E6A"/>
    <w:rsid w:val="00BD3DD1"/>
    <w:rsid w:val="00BD47CA"/>
    <w:rsid w:val="00BD49D8"/>
    <w:rsid w:val="00BD529F"/>
    <w:rsid w:val="00BD5BB6"/>
    <w:rsid w:val="00BE0F98"/>
    <w:rsid w:val="00BE3946"/>
    <w:rsid w:val="00BE44B8"/>
    <w:rsid w:val="00BE63E8"/>
    <w:rsid w:val="00BE77DF"/>
    <w:rsid w:val="00BE7CD0"/>
    <w:rsid w:val="00BF03D3"/>
    <w:rsid w:val="00BF1BBF"/>
    <w:rsid w:val="00BF31E4"/>
    <w:rsid w:val="00BF3F02"/>
    <w:rsid w:val="00BF4BA7"/>
    <w:rsid w:val="00BF5072"/>
    <w:rsid w:val="00BF5118"/>
    <w:rsid w:val="00BF5424"/>
    <w:rsid w:val="00BF6A6D"/>
    <w:rsid w:val="00BF7704"/>
    <w:rsid w:val="00BF7E54"/>
    <w:rsid w:val="00C00F7E"/>
    <w:rsid w:val="00C01EF3"/>
    <w:rsid w:val="00C02527"/>
    <w:rsid w:val="00C02975"/>
    <w:rsid w:val="00C02981"/>
    <w:rsid w:val="00C04B3E"/>
    <w:rsid w:val="00C05601"/>
    <w:rsid w:val="00C06BB3"/>
    <w:rsid w:val="00C077DA"/>
    <w:rsid w:val="00C07BA5"/>
    <w:rsid w:val="00C07E6A"/>
    <w:rsid w:val="00C113A3"/>
    <w:rsid w:val="00C114F0"/>
    <w:rsid w:val="00C123ED"/>
    <w:rsid w:val="00C12F5C"/>
    <w:rsid w:val="00C130EE"/>
    <w:rsid w:val="00C13348"/>
    <w:rsid w:val="00C17725"/>
    <w:rsid w:val="00C20A29"/>
    <w:rsid w:val="00C20B93"/>
    <w:rsid w:val="00C22A75"/>
    <w:rsid w:val="00C22D96"/>
    <w:rsid w:val="00C233B1"/>
    <w:rsid w:val="00C23608"/>
    <w:rsid w:val="00C240FE"/>
    <w:rsid w:val="00C25703"/>
    <w:rsid w:val="00C27179"/>
    <w:rsid w:val="00C273E2"/>
    <w:rsid w:val="00C30BAC"/>
    <w:rsid w:val="00C3164C"/>
    <w:rsid w:val="00C32ED5"/>
    <w:rsid w:val="00C333B5"/>
    <w:rsid w:val="00C338F1"/>
    <w:rsid w:val="00C33AEC"/>
    <w:rsid w:val="00C33D71"/>
    <w:rsid w:val="00C34499"/>
    <w:rsid w:val="00C349AA"/>
    <w:rsid w:val="00C34F5A"/>
    <w:rsid w:val="00C35E63"/>
    <w:rsid w:val="00C3642F"/>
    <w:rsid w:val="00C3725F"/>
    <w:rsid w:val="00C41B5D"/>
    <w:rsid w:val="00C41EC9"/>
    <w:rsid w:val="00C436AC"/>
    <w:rsid w:val="00C44BDB"/>
    <w:rsid w:val="00C4567B"/>
    <w:rsid w:val="00C45BF0"/>
    <w:rsid w:val="00C4719A"/>
    <w:rsid w:val="00C473B0"/>
    <w:rsid w:val="00C50A92"/>
    <w:rsid w:val="00C51CD4"/>
    <w:rsid w:val="00C52383"/>
    <w:rsid w:val="00C528E2"/>
    <w:rsid w:val="00C53423"/>
    <w:rsid w:val="00C5430B"/>
    <w:rsid w:val="00C55293"/>
    <w:rsid w:val="00C56EA0"/>
    <w:rsid w:val="00C60FA5"/>
    <w:rsid w:val="00C61BA0"/>
    <w:rsid w:val="00C622D1"/>
    <w:rsid w:val="00C63D13"/>
    <w:rsid w:val="00C653D6"/>
    <w:rsid w:val="00C66651"/>
    <w:rsid w:val="00C66EB0"/>
    <w:rsid w:val="00C6715F"/>
    <w:rsid w:val="00C677B9"/>
    <w:rsid w:val="00C7202B"/>
    <w:rsid w:val="00C72E51"/>
    <w:rsid w:val="00C73665"/>
    <w:rsid w:val="00C747E8"/>
    <w:rsid w:val="00C766CE"/>
    <w:rsid w:val="00C76AA4"/>
    <w:rsid w:val="00C774C6"/>
    <w:rsid w:val="00C8159D"/>
    <w:rsid w:val="00C82E25"/>
    <w:rsid w:val="00C8535C"/>
    <w:rsid w:val="00C85D25"/>
    <w:rsid w:val="00C860F3"/>
    <w:rsid w:val="00C865D7"/>
    <w:rsid w:val="00C86974"/>
    <w:rsid w:val="00C87091"/>
    <w:rsid w:val="00C872AC"/>
    <w:rsid w:val="00C87489"/>
    <w:rsid w:val="00C87837"/>
    <w:rsid w:val="00C9009C"/>
    <w:rsid w:val="00C907A1"/>
    <w:rsid w:val="00C92332"/>
    <w:rsid w:val="00C93D1F"/>
    <w:rsid w:val="00C94853"/>
    <w:rsid w:val="00C94A14"/>
    <w:rsid w:val="00CA06BD"/>
    <w:rsid w:val="00CA5766"/>
    <w:rsid w:val="00CA57F6"/>
    <w:rsid w:val="00CA7701"/>
    <w:rsid w:val="00CA7F1C"/>
    <w:rsid w:val="00CB1675"/>
    <w:rsid w:val="00CB2E72"/>
    <w:rsid w:val="00CB3137"/>
    <w:rsid w:val="00CB3669"/>
    <w:rsid w:val="00CB386A"/>
    <w:rsid w:val="00CB4759"/>
    <w:rsid w:val="00CB5CF3"/>
    <w:rsid w:val="00CB6BE0"/>
    <w:rsid w:val="00CB6E54"/>
    <w:rsid w:val="00CB7BD2"/>
    <w:rsid w:val="00CB7DA0"/>
    <w:rsid w:val="00CC13F2"/>
    <w:rsid w:val="00CC15DE"/>
    <w:rsid w:val="00CC2BC8"/>
    <w:rsid w:val="00CC389A"/>
    <w:rsid w:val="00CC40EA"/>
    <w:rsid w:val="00CC4787"/>
    <w:rsid w:val="00CC4E5A"/>
    <w:rsid w:val="00CC4F84"/>
    <w:rsid w:val="00CC6754"/>
    <w:rsid w:val="00CC6BA9"/>
    <w:rsid w:val="00CC7B2F"/>
    <w:rsid w:val="00CD2862"/>
    <w:rsid w:val="00CD3D05"/>
    <w:rsid w:val="00CD401F"/>
    <w:rsid w:val="00CD4B45"/>
    <w:rsid w:val="00CD5D37"/>
    <w:rsid w:val="00CD6197"/>
    <w:rsid w:val="00CE0107"/>
    <w:rsid w:val="00CE028B"/>
    <w:rsid w:val="00CE0BC6"/>
    <w:rsid w:val="00CE0E1A"/>
    <w:rsid w:val="00CE1417"/>
    <w:rsid w:val="00CE469D"/>
    <w:rsid w:val="00CE498D"/>
    <w:rsid w:val="00CE5843"/>
    <w:rsid w:val="00CE6030"/>
    <w:rsid w:val="00CE7710"/>
    <w:rsid w:val="00CF01C9"/>
    <w:rsid w:val="00CF052C"/>
    <w:rsid w:val="00CF17B7"/>
    <w:rsid w:val="00CF194E"/>
    <w:rsid w:val="00CF1A97"/>
    <w:rsid w:val="00CF5246"/>
    <w:rsid w:val="00CF7061"/>
    <w:rsid w:val="00CF7B18"/>
    <w:rsid w:val="00CF7B3C"/>
    <w:rsid w:val="00D00322"/>
    <w:rsid w:val="00D009A3"/>
    <w:rsid w:val="00D00E70"/>
    <w:rsid w:val="00D04078"/>
    <w:rsid w:val="00D045C6"/>
    <w:rsid w:val="00D04647"/>
    <w:rsid w:val="00D061F5"/>
    <w:rsid w:val="00D06CF0"/>
    <w:rsid w:val="00D07257"/>
    <w:rsid w:val="00D07C82"/>
    <w:rsid w:val="00D10449"/>
    <w:rsid w:val="00D117CD"/>
    <w:rsid w:val="00D11979"/>
    <w:rsid w:val="00D1197C"/>
    <w:rsid w:val="00D1198B"/>
    <w:rsid w:val="00D13AE3"/>
    <w:rsid w:val="00D14283"/>
    <w:rsid w:val="00D1447C"/>
    <w:rsid w:val="00D1510F"/>
    <w:rsid w:val="00D1536F"/>
    <w:rsid w:val="00D15BF0"/>
    <w:rsid w:val="00D15F6A"/>
    <w:rsid w:val="00D20C31"/>
    <w:rsid w:val="00D21A49"/>
    <w:rsid w:val="00D21BD5"/>
    <w:rsid w:val="00D22164"/>
    <w:rsid w:val="00D23B5E"/>
    <w:rsid w:val="00D258E0"/>
    <w:rsid w:val="00D25C8F"/>
    <w:rsid w:val="00D26AAB"/>
    <w:rsid w:val="00D26F00"/>
    <w:rsid w:val="00D26FFC"/>
    <w:rsid w:val="00D278AC"/>
    <w:rsid w:val="00D3023B"/>
    <w:rsid w:val="00D30453"/>
    <w:rsid w:val="00D31321"/>
    <w:rsid w:val="00D34280"/>
    <w:rsid w:val="00D34852"/>
    <w:rsid w:val="00D34BD0"/>
    <w:rsid w:val="00D3633A"/>
    <w:rsid w:val="00D36D7C"/>
    <w:rsid w:val="00D37F0A"/>
    <w:rsid w:val="00D40A04"/>
    <w:rsid w:val="00D410DA"/>
    <w:rsid w:val="00D418AD"/>
    <w:rsid w:val="00D41E8D"/>
    <w:rsid w:val="00D41E96"/>
    <w:rsid w:val="00D42CEE"/>
    <w:rsid w:val="00D43CF2"/>
    <w:rsid w:val="00D448ED"/>
    <w:rsid w:val="00D4511F"/>
    <w:rsid w:val="00D463B8"/>
    <w:rsid w:val="00D51B81"/>
    <w:rsid w:val="00D529D8"/>
    <w:rsid w:val="00D53BDB"/>
    <w:rsid w:val="00D53C23"/>
    <w:rsid w:val="00D53CF5"/>
    <w:rsid w:val="00D54466"/>
    <w:rsid w:val="00D545DE"/>
    <w:rsid w:val="00D54980"/>
    <w:rsid w:val="00D54D54"/>
    <w:rsid w:val="00D55DD7"/>
    <w:rsid w:val="00D56658"/>
    <w:rsid w:val="00D56F2A"/>
    <w:rsid w:val="00D57A67"/>
    <w:rsid w:val="00D62051"/>
    <w:rsid w:val="00D620CB"/>
    <w:rsid w:val="00D62C0E"/>
    <w:rsid w:val="00D6316C"/>
    <w:rsid w:val="00D640F4"/>
    <w:rsid w:val="00D642F2"/>
    <w:rsid w:val="00D6741B"/>
    <w:rsid w:val="00D67431"/>
    <w:rsid w:val="00D71518"/>
    <w:rsid w:val="00D72742"/>
    <w:rsid w:val="00D75985"/>
    <w:rsid w:val="00D76C18"/>
    <w:rsid w:val="00D7739E"/>
    <w:rsid w:val="00D774DA"/>
    <w:rsid w:val="00D77C15"/>
    <w:rsid w:val="00D818A3"/>
    <w:rsid w:val="00D818E9"/>
    <w:rsid w:val="00D82A34"/>
    <w:rsid w:val="00D82D3E"/>
    <w:rsid w:val="00D83E00"/>
    <w:rsid w:val="00D84A62"/>
    <w:rsid w:val="00D84DB6"/>
    <w:rsid w:val="00D85715"/>
    <w:rsid w:val="00D85EC7"/>
    <w:rsid w:val="00D85EFE"/>
    <w:rsid w:val="00D85F5A"/>
    <w:rsid w:val="00D8610B"/>
    <w:rsid w:val="00D86248"/>
    <w:rsid w:val="00D8644F"/>
    <w:rsid w:val="00D86CB9"/>
    <w:rsid w:val="00D900D4"/>
    <w:rsid w:val="00D906FA"/>
    <w:rsid w:val="00D9074F"/>
    <w:rsid w:val="00D92A32"/>
    <w:rsid w:val="00D94370"/>
    <w:rsid w:val="00D95407"/>
    <w:rsid w:val="00DA02C2"/>
    <w:rsid w:val="00DA0D40"/>
    <w:rsid w:val="00DA130A"/>
    <w:rsid w:val="00DA4175"/>
    <w:rsid w:val="00DA6807"/>
    <w:rsid w:val="00DA7724"/>
    <w:rsid w:val="00DB05AF"/>
    <w:rsid w:val="00DB0663"/>
    <w:rsid w:val="00DB0AE1"/>
    <w:rsid w:val="00DB2221"/>
    <w:rsid w:val="00DB22F9"/>
    <w:rsid w:val="00DB24AB"/>
    <w:rsid w:val="00DB5354"/>
    <w:rsid w:val="00DB6732"/>
    <w:rsid w:val="00DB6C53"/>
    <w:rsid w:val="00DB6DA0"/>
    <w:rsid w:val="00DB6E06"/>
    <w:rsid w:val="00DB72F6"/>
    <w:rsid w:val="00DB7EC6"/>
    <w:rsid w:val="00DC0115"/>
    <w:rsid w:val="00DC0F59"/>
    <w:rsid w:val="00DC178F"/>
    <w:rsid w:val="00DC18E8"/>
    <w:rsid w:val="00DC1FC3"/>
    <w:rsid w:val="00DC297F"/>
    <w:rsid w:val="00DC2B5D"/>
    <w:rsid w:val="00DC3319"/>
    <w:rsid w:val="00DC48A0"/>
    <w:rsid w:val="00DC4A9E"/>
    <w:rsid w:val="00DC4D64"/>
    <w:rsid w:val="00DC5D1A"/>
    <w:rsid w:val="00DC5FD3"/>
    <w:rsid w:val="00DC62DF"/>
    <w:rsid w:val="00DC73BB"/>
    <w:rsid w:val="00DC745D"/>
    <w:rsid w:val="00DC79A1"/>
    <w:rsid w:val="00DD0BF1"/>
    <w:rsid w:val="00DD141D"/>
    <w:rsid w:val="00DD5197"/>
    <w:rsid w:val="00DE092D"/>
    <w:rsid w:val="00DE0BB2"/>
    <w:rsid w:val="00DE1C2B"/>
    <w:rsid w:val="00DE24E2"/>
    <w:rsid w:val="00DE4351"/>
    <w:rsid w:val="00DE6915"/>
    <w:rsid w:val="00DE7FAD"/>
    <w:rsid w:val="00DF0500"/>
    <w:rsid w:val="00DF1EB3"/>
    <w:rsid w:val="00DF2343"/>
    <w:rsid w:val="00DF28ED"/>
    <w:rsid w:val="00DF37BD"/>
    <w:rsid w:val="00DF5320"/>
    <w:rsid w:val="00DF5361"/>
    <w:rsid w:val="00DF6E2B"/>
    <w:rsid w:val="00E00345"/>
    <w:rsid w:val="00E00CD0"/>
    <w:rsid w:val="00E041A5"/>
    <w:rsid w:val="00E0564C"/>
    <w:rsid w:val="00E0645E"/>
    <w:rsid w:val="00E0657E"/>
    <w:rsid w:val="00E06724"/>
    <w:rsid w:val="00E106DF"/>
    <w:rsid w:val="00E110BF"/>
    <w:rsid w:val="00E11A47"/>
    <w:rsid w:val="00E129C9"/>
    <w:rsid w:val="00E12C69"/>
    <w:rsid w:val="00E169F7"/>
    <w:rsid w:val="00E170B7"/>
    <w:rsid w:val="00E200CD"/>
    <w:rsid w:val="00E2012C"/>
    <w:rsid w:val="00E212E0"/>
    <w:rsid w:val="00E21304"/>
    <w:rsid w:val="00E21462"/>
    <w:rsid w:val="00E2154E"/>
    <w:rsid w:val="00E215CD"/>
    <w:rsid w:val="00E217F0"/>
    <w:rsid w:val="00E22A0C"/>
    <w:rsid w:val="00E22C96"/>
    <w:rsid w:val="00E22D5E"/>
    <w:rsid w:val="00E23A00"/>
    <w:rsid w:val="00E24075"/>
    <w:rsid w:val="00E247A0"/>
    <w:rsid w:val="00E257B1"/>
    <w:rsid w:val="00E267C2"/>
    <w:rsid w:val="00E27A9B"/>
    <w:rsid w:val="00E30171"/>
    <w:rsid w:val="00E31B24"/>
    <w:rsid w:val="00E32EA5"/>
    <w:rsid w:val="00E33F6A"/>
    <w:rsid w:val="00E34409"/>
    <w:rsid w:val="00E344FD"/>
    <w:rsid w:val="00E36EB8"/>
    <w:rsid w:val="00E37CAA"/>
    <w:rsid w:val="00E408C3"/>
    <w:rsid w:val="00E4113F"/>
    <w:rsid w:val="00E4175D"/>
    <w:rsid w:val="00E42615"/>
    <w:rsid w:val="00E44697"/>
    <w:rsid w:val="00E450B3"/>
    <w:rsid w:val="00E45C7D"/>
    <w:rsid w:val="00E461E4"/>
    <w:rsid w:val="00E4645F"/>
    <w:rsid w:val="00E47A46"/>
    <w:rsid w:val="00E50720"/>
    <w:rsid w:val="00E5182E"/>
    <w:rsid w:val="00E5222D"/>
    <w:rsid w:val="00E56CEE"/>
    <w:rsid w:val="00E57184"/>
    <w:rsid w:val="00E60FAD"/>
    <w:rsid w:val="00E61D96"/>
    <w:rsid w:val="00E623A3"/>
    <w:rsid w:val="00E637B2"/>
    <w:rsid w:val="00E6459E"/>
    <w:rsid w:val="00E66ADA"/>
    <w:rsid w:val="00E7362D"/>
    <w:rsid w:val="00E73C51"/>
    <w:rsid w:val="00E7452C"/>
    <w:rsid w:val="00E74B14"/>
    <w:rsid w:val="00E76C84"/>
    <w:rsid w:val="00E76DFD"/>
    <w:rsid w:val="00E77256"/>
    <w:rsid w:val="00E77BC1"/>
    <w:rsid w:val="00E814F3"/>
    <w:rsid w:val="00E8173E"/>
    <w:rsid w:val="00E82DAB"/>
    <w:rsid w:val="00E86048"/>
    <w:rsid w:val="00E8609C"/>
    <w:rsid w:val="00E87E82"/>
    <w:rsid w:val="00E9016F"/>
    <w:rsid w:val="00E90A56"/>
    <w:rsid w:val="00E9114C"/>
    <w:rsid w:val="00E9121D"/>
    <w:rsid w:val="00E915E6"/>
    <w:rsid w:val="00E92B3D"/>
    <w:rsid w:val="00E94716"/>
    <w:rsid w:val="00E96749"/>
    <w:rsid w:val="00E97901"/>
    <w:rsid w:val="00E97FE7"/>
    <w:rsid w:val="00EA1A5B"/>
    <w:rsid w:val="00EA1FC4"/>
    <w:rsid w:val="00EA2F5B"/>
    <w:rsid w:val="00EA4FC8"/>
    <w:rsid w:val="00EA5C35"/>
    <w:rsid w:val="00EA7A20"/>
    <w:rsid w:val="00EA7D36"/>
    <w:rsid w:val="00EB0A8F"/>
    <w:rsid w:val="00EB3987"/>
    <w:rsid w:val="00EB5994"/>
    <w:rsid w:val="00EB6E4E"/>
    <w:rsid w:val="00EC0AC6"/>
    <w:rsid w:val="00EC1B34"/>
    <w:rsid w:val="00EC3ED7"/>
    <w:rsid w:val="00EC633F"/>
    <w:rsid w:val="00EC6967"/>
    <w:rsid w:val="00EC736E"/>
    <w:rsid w:val="00ED424F"/>
    <w:rsid w:val="00ED4A36"/>
    <w:rsid w:val="00ED4B29"/>
    <w:rsid w:val="00ED6993"/>
    <w:rsid w:val="00ED6A51"/>
    <w:rsid w:val="00ED6E00"/>
    <w:rsid w:val="00EE10B3"/>
    <w:rsid w:val="00EE1173"/>
    <w:rsid w:val="00EE1C38"/>
    <w:rsid w:val="00EE1F59"/>
    <w:rsid w:val="00EE3F37"/>
    <w:rsid w:val="00EE5A57"/>
    <w:rsid w:val="00EE6D2D"/>
    <w:rsid w:val="00EE78C0"/>
    <w:rsid w:val="00EF4451"/>
    <w:rsid w:val="00EF6575"/>
    <w:rsid w:val="00F0106A"/>
    <w:rsid w:val="00F01A38"/>
    <w:rsid w:val="00F02277"/>
    <w:rsid w:val="00F027E6"/>
    <w:rsid w:val="00F02C97"/>
    <w:rsid w:val="00F04028"/>
    <w:rsid w:val="00F06EF4"/>
    <w:rsid w:val="00F06EFA"/>
    <w:rsid w:val="00F071D0"/>
    <w:rsid w:val="00F07292"/>
    <w:rsid w:val="00F07537"/>
    <w:rsid w:val="00F07DFB"/>
    <w:rsid w:val="00F13BB7"/>
    <w:rsid w:val="00F1468A"/>
    <w:rsid w:val="00F152D6"/>
    <w:rsid w:val="00F16EA2"/>
    <w:rsid w:val="00F1724C"/>
    <w:rsid w:val="00F206AC"/>
    <w:rsid w:val="00F213CA"/>
    <w:rsid w:val="00F21712"/>
    <w:rsid w:val="00F2260B"/>
    <w:rsid w:val="00F23568"/>
    <w:rsid w:val="00F247C3"/>
    <w:rsid w:val="00F262A8"/>
    <w:rsid w:val="00F26B13"/>
    <w:rsid w:val="00F26DA2"/>
    <w:rsid w:val="00F30AF4"/>
    <w:rsid w:val="00F32063"/>
    <w:rsid w:val="00F32111"/>
    <w:rsid w:val="00F339C9"/>
    <w:rsid w:val="00F35045"/>
    <w:rsid w:val="00F400FF"/>
    <w:rsid w:val="00F41E2F"/>
    <w:rsid w:val="00F4210A"/>
    <w:rsid w:val="00F44615"/>
    <w:rsid w:val="00F44C87"/>
    <w:rsid w:val="00F477D6"/>
    <w:rsid w:val="00F47FC8"/>
    <w:rsid w:val="00F50873"/>
    <w:rsid w:val="00F526AD"/>
    <w:rsid w:val="00F52ADF"/>
    <w:rsid w:val="00F5340F"/>
    <w:rsid w:val="00F54830"/>
    <w:rsid w:val="00F54E67"/>
    <w:rsid w:val="00F552D0"/>
    <w:rsid w:val="00F572F5"/>
    <w:rsid w:val="00F57EB6"/>
    <w:rsid w:val="00F612BF"/>
    <w:rsid w:val="00F62CA9"/>
    <w:rsid w:val="00F633BA"/>
    <w:rsid w:val="00F635F7"/>
    <w:rsid w:val="00F64260"/>
    <w:rsid w:val="00F64786"/>
    <w:rsid w:val="00F64AA4"/>
    <w:rsid w:val="00F64D68"/>
    <w:rsid w:val="00F708BF"/>
    <w:rsid w:val="00F71A98"/>
    <w:rsid w:val="00F73849"/>
    <w:rsid w:val="00F75513"/>
    <w:rsid w:val="00F75EAA"/>
    <w:rsid w:val="00F76718"/>
    <w:rsid w:val="00F76959"/>
    <w:rsid w:val="00F77805"/>
    <w:rsid w:val="00F80595"/>
    <w:rsid w:val="00F8082F"/>
    <w:rsid w:val="00F809B6"/>
    <w:rsid w:val="00F80D55"/>
    <w:rsid w:val="00F82125"/>
    <w:rsid w:val="00F82C08"/>
    <w:rsid w:val="00F830A1"/>
    <w:rsid w:val="00F84D7A"/>
    <w:rsid w:val="00F85015"/>
    <w:rsid w:val="00F86FDF"/>
    <w:rsid w:val="00F87991"/>
    <w:rsid w:val="00F91DB7"/>
    <w:rsid w:val="00F931C8"/>
    <w:rsid w:val="00F95778"/>
    <w:rsid w:val="00F96321"/>
    <w:rsid w:val="00F96F31"/>
    <w:rsid w:val="00FA0677"/>
    <w:rsid w:val="00FA096F"/>
    <w:rsid w:val="00FA1362"/>
    <w:rsid w:val="00FA15E6"/>
    <w:rsid w:val="00FA268F"/>
    <w:rsid w:val="00FA4556"/>
    <w:rsid w:val="00FA479A"/>
    <w:rsid w:val="00FA492E"/>
    <w:rsid w:val="00FA4F79"/>
    <w:rsid w:val="00FA5232"/>
    <w:rsid w:val="00FA67DF"/>
    <w:rsid w:val="00FA746C"/>
    <w:rsid w:val="00FA74C1"/>
    <w:rsid w:val="00FB01A9"/>
    <w:rsid w:val="00FB0A9F"/>
    <w:rsid w:val="00FB1DD0"/>
    <w:rsid w:val="00FB2277"/>
    <w:rsid w:val="00FB3364"/>
    <w:rsid w:val="00FB3761"/>
    <w:rsid w:val="00FB39C7"/>
    <w:rsid w:val="00FB3CCA"/>
    <w:rsid w:val="00FB3E37"/>
    <w:rsid w:val="00FB455C"/>
    <w:rsid w:val="00FB52BA"/>
    <w:rsid w:val="00FB5D46"/>
    <w:rsid w:val="00FB6C90"/>
    <w:rsid w:val="00FB78BA"/>
    <w:rsid w:val="00FC18E6"/>
    <w:rsid w:val="00FC1F25"/>
    <w:rsid w:val="00FC28DD"/>
    <w:rsid w:val="00FC3A6C"/>
    <w:rsid w:val="00FC4024"/>
    <w:rsid w:val="00FC783A"/>
    <w:rsid w:val="00FC7B1A"/>
    <w:rsid w:val="00FD1E31"/>
    <w:rsid w:val="00FD4470"/>
    <w:rsid w:val="00FD4622"/>
    <w:rsid w:val="00FD64FC"/>
    <w:rsid w:val="00FD683B"/>
    <w:rsid w:val="00FD6E56"/>
    <w:rsid w:val="00FD6EE7"/>
    <w:rsid w:val="00FE0731"/>
    <w:rsid w:val="00FE0EE8"/>
    <w:rsid w:val="00FE11B7"/>
    <w:rsid w:val="00FE17B2"/>
    <w:rsid w:val="00FE2696"/>
    <w:rsid w:val="00FE2C83"/>
    <w:rsid w:val="00FE2F3F"/>
    <w:rsid w:val="00FE3321"/>
    <w:rsid w:val="00FE338C"/>
    <w:rsid w:val="00FE4D65"/>
    <w:rsid w:val="00FE771A"/>
    <w:rsid w:val="00FF1522"/>
    <w:rsid w:val="00FF15CD"/>
    <w:rsid w:val="00FF22B4"/>
    <w:rsid w:val="00FF2814"/>
    <w:rsid w:val="00FF2A24"/>
    <w:rsid w:val="00FF34AD"/>
    <w:rsid w:val="00FF380D"/>
    <w:rsid w:val="00FF414A"/>
    <w:rsid w:val="00FF77AA"/>
    <w:rsid w:val="01379EDC"/>
    <w:rsid w:val="03D5C117"/>
    <w:rsid w:val="06920379"/>
    <w:rsid w:val="0801D372"/>
    <w:rsid w:val="083001E2"/>
    <w:rsid w:val="0C451694"/>
    <w:rsid w:val="0C59AA22"/>
    <w:rsid w:val="0CD24F94"/>
    <w:rsid w:val="0EC5DCF1"/>
    <w:rsid w:val="1564BF9B"/>
    <w:rsid w:val="157188CB"/>
    <w:rsid w:val="1773B2C5"/>
    <w:rsid w:val="198D0CA8"/>
    <w:rsid w:val="1B949535"/>
    <w:rsid w:val="1C8E1C4D"/>
    <w:rsid w:val="1CF84012"/>
    <w:rsid w:val="1EEB0149"/>
    <w:rsid w:val="1F951D0A"/>
    <w:rsid w:val="20E188AF"/>
    <w:rsid w:val="2407ABB1"/>
    <w:rsid w:val="27148B5E"/>
    <w:rsid w:val="28596E08"/>
    <w:rsid w:val="2933CCBE"/>
    <w:rsid w:val="297776FC"/>
    <w:rsid w:val="2A65A006"/>
    <w:rsid w:val="2E236392"/>
    <w:rsid w:val="2E542728"/>
    <w:rsid w:val="2ED45040"/>
    <w:rsid w:val="3067F165"/>
    <w:rsid w:val="3174C51B"/>
    <w:rsid w:val="344C284B"/>
    <w:rsid w:val="356EDF77"/>
    <w:rsid w:val="3602153A"/>
    <w:rsid w:val="36761CF3"/>
    <w:rsid w:val="3693101C"/>
    <w:rsid w:val="37B3AE3D"/>
    <w:rsid w:val="37E191FD"/>
    <w:rsid w:val="3902CF6A"/>
    <w:rsid w:val="3969BAAC"/>
    <w:rsid w:val="3A0937E9"/>
    <w:rsid w:val="3B5C7D9D"/>
    <w:rsid w:val="3B6B3819"/>
    <w:rsid w:val="3C8D912D"/>
    <w:rsid w:val="3D646554"/>
    <w:rsid w:val="3EACDCE1"/>
    <w:rsid w:val="403586DB"/>
    <w:rsid w:val="4085A3FE"/>
    <w:rsid w:val="42F2F992"/>
    <w:rsid w:val="44D1F5E3"/>
    <w:rsid w:val="4646FB4E"/>
    <w:rsid w:val="47C8C22B"/>
    <w:rsid w:val="483B08EF"/>
    <w:rsid w:val="48458B71"/>
    <w:rsid w:val="489A32D7"/>
    <w:rsid w:val="49DDE071"/>
    <w:rsid w:val="4A327C1D"/>
    <w:rsid w:val="4A63013C"/>
    <w:rsid w:val="4C0C4DEF"/>
    <w:rsid w:val="4D2FF9E2"/>
    <w:rsid w:val="5057E63B"/>
    <w:rsid w:val="511AA266"/>
    <w:rsid w:val="51E431EC"/>
    <w:rsid w:val="5659A26B"/>
    <w:rsid w:val="568C0A4F"/>
    <w:rsid w:val="57265408"/>
    <w:rsid w:val="573BF0F3"/>
    <w:rsid w:val="57C9A147"/>
    <w:rsid w:val="58153EF4"/>
    <w:rsid w:val="58C0FC1C"/>
    <w:rsid w:val="5AD80FFC"/>
    <w:rsid w:val="5C0DD8C3"/>
    <w:rsid w:val="5CCB1F49"/>
    <w:rsid w:val="5D650DBC"/>
    <w:rsid w:val="5DC72883"/>
    <w:rsid w:val="5E1FD268"/>
    <w:rsid w:val="5FB16710"/>
    <w:rsid w:val="61B1AE7A"/>
    <w:rsid w:val="61BDB93A"/>
    <w:rsid w:val="61D62410"/>
    <w:rsid w:val="6368E742"/>
    <w:rsid w:val="636970C6"/>
    <w:rsid w:val="639EFD9B"/>
    <w:rsid w:val="658FC1CD"/>
    <w:rsid w:val="65AA9ED1"/>
    <w:rsid w:val="666E5C8D"/>
    <w:rsid w:val="689BC198"/>
    <w:rsid w:val="68EA357B"/>
    <w:rsid w:val="694EA054"/>
    <w:rsid w:val="6E45265B"/>
    <w:rsid w:val="6E5971D3"/>
    <w:rsid w:val="6E69C7AE"/>
    <w:rsid w:val="710C459F"/>
    <w:rsid w:val="730322F1"/>
    <w:rsid w:val="735F349A"/>
    <w:rsid w:val="74B2C153"/>
    <w:rsid w:val="74DA9BAB"/>
    <w:rsid w:val="76117E47"/>
    <w:rsid w:val="79A12554"/>
    <w:rsid w:val="7C79ABC2"/>
    <w:rsid w:val="7DA18017"/>
    <w:rsid w:val="7EC4A164"/>
    <w:rsid w:val="7F2495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F94AE"/>
  <w15:chartTrackingRefBased/>
  <w15:docId w15:val="{FC9B5AED-BA3C-4AED-A75F-72D5CFAC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rsid w:val="00B35B73"/>
    <w:rPr>
      <w:rFonts w:asciiTheme="minorHAnsi" w:hAnsiTheme="minorHAnsi"/>
    </w:rPr>
  </w:style>
  <w:style w:type="paragraph" w:styleId="Heading1">
    <w:name w:val="heading 1"/>
    <w:aliases w:val="CS - Heading 1"/>
    <w:next w:val="CS-Body"/>
    <w:link w:val="Heading1Char"/>
    <w:qFormat/>
    <w:rsid w:val="00B671D9"/>
    <w:pPr>
      <w:pageBreakBefore/>
      <w:numPr>
        <w:numId w:val="15"/>
      </w:numPr>
      <w:spacing w:after="200"/>
      <w:outlineLvl w:val="0"/>
    </w:pPr>
    <w:rPr>
      <w:b/>
      <w:color w:val="666666" w:themeColor="text2"/>
      <w:kern w:val="48"/>
      <w:sz w:val="48"/>
    </w:rPr>
  </w:style>
  <w:style w:type="paragraph" w:styleId="Heading2">
    <w:name w:val="heading 2"/>
    <w:aliases w:val="CS - Heading 2"/>
    <w:next w:val="CS-Body"/>
    <w:link w:val="Heading2Char"/>
    <w:qFormat/>
    <w:rsid w:val="005772B6"/>
    <w:pPr>
      <w:keepNext/>
      <w:keepLines/>
      <w:numPr>
        <w:ilvl w:val="1"/>
        <w:numId w:val="15"/>
      </w:numPr>
      <w:spacing w:before="720" w:after="120"/>
      <w:ind w:left="648" w:hanging="648"/>
      <w:outlineLvl w:val="1"/>
    </w:pPr>
    <w:rPr>
      <w:rFonts w:eastAsiaTheme="majorEastAsia" w:cstheme="majorBidi"/>
      <w:b/>
      <w:color w:val="666666" w:themeColor="text2"/>
      <w:sz w:val="32"/>
      <w:szCs w:val="26"/>
    </w:rPr>
  </w:style>
  <w:style w:type="paragraph" w:styleId="Heading3">
    <w:name w:val="heading 3"/>
    <w:aliases w:val="CS - Heading 3"/>
    <w:link w:val="Heading3Char"/>
    <w:qFormat/>
    <w:rsid w:val="00C528E2"/>
    <w:pPr>
      <w:keepNext/>
      <w:keepLines/>
      <w:numPr>
        <w:ilvl w:val="2"/>
        <w:numId w:val="15"/>
      </w:numPr>
      <w:spacing w:before="240" w:after="120"/>
      <w:ind w:left="360"/>
      <w:contextualSpacing/>
      <w:outlineLvl w:val="2"/>
    </w:pPr>
    <w:rPr>
      <w:rFonts w:asciiTheme="minorHAnsi" w:eastAsiaTheme="majorEastAsia" w:hAnsiTheme="minorHAnsi" w:cstheme="majorBidi"/>
      <w:b/>
      <w:color w:val="666666" w:themeColor="text2"/>
      <w:sz w:val="24"/>
      <w:szCs w:val="24"/>
    </w:rPr>
  </w:style>
  <w:style w:type="paragraph" w:styleId="Heading4">
    <w:name w:val="heading 4"/>
    <w:aliases w:val="CS - Heading 4"/>
    <w:link w:val="Heading4Char"/>
    <w:uiPriority w:val="9"/>
    <w:unhideWhenUsed/>
    <w:qFormat/>
    <w:rsid w:val="008134B9"/>
    <w:pPr>
      <w:keepNext/>
      <w:spacing w:before="120" w:after="120"/>
      <w:outlineLvl w:val="3"/>
    </w:pPr>
    <w:rPr>
      <w:rFonts w:eastAsia="Times" w:cs="Times New Roman"/>
      <w:b/>
      <w:color w:val="666666"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4DB8"/>
    <w:pPr>
      <w:tabs>
        <w:tab w:val="center" w:pos="4680"/>
        <w:tab w:val="right" w:pos="9360"/>
      </w:tabs>
    </w:pPr>
  </w:style>
  <w:style w:type="character" w:customStyle="1" w:styleId="HeaderChar">
    <w:name w:val="Header Char"/>
    <w:basedOn w:val="DefaultParagraphFont"/>
    <w:link w:val="Header"/>
    <w:uiPriority w:val="99"/>
    <w:rsid w:val="00464DB8"/>
  </w:style>
  <w:style w:type="paragraph" w:styleId="Footer">
    <w:name w:val="footer"/>
    <w:aliases w:val="CS - Footer"/>
    <w:link w:val="FooterChar"/>
    <w:uiPriority w:val="99"/>
    <w:unhideWhenUsed/>
    <w:qFormat/>
    <w:rsid w:val="00A159B9"/>
    <w:pPr>
      <w:spacing w:line="240" w:lineRule="exact"/>
    </w:pPr>
    <w:rPr>
      <w:rFonts w:asciiTheme="minorHAnsi" w:hAnsiTheme="minorHAnsi"/>
      <w:color w:val="002D62" w:themeColor="accent1"/>
      <w:sz w:val="16"/>
    </w:rPr>
  </w:style>
  <w:style w:type="character" w:customStyle="1" w:styleId="FooterChar">
    <w:name w:val="Footer Char"/>
    <w:aliases w:val="CS - Footer Char"/>
    <w:basedOn w:val="DefaultParagraphFont"/>
    <w:link w:val="Footer"/>
    <w:uiPriority w:val="99"/>
    <w:rsid w:val="00A159B9"/>
    <w:rPr>
      <w:rFonts w:asciiTheme="minorHAnsi" w:hAnsiTheme="minorHAnsi"/>
      <w:color w:val="002D62" w:themeColor="accent1"/>
      <w:sz w:val="16"/>
    </w:rPr>
  </w:style>
  <w:style w:type="paragraph" w:styleId="BalloonText">
    <w:name w:val="Balloon Text"/>
    <w:basedOn w:val="Normal"/>
    <w:link w:val="BalloonTextChar"/>
    <w:uiPriority w:val="99"/>
    <w:semiHidden/>
    <w:unhideWhenUsed/>
    <w:rsid w:val="00464D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4DB8"/>
    <w:rPr>
      <w:rFonts w:ascii="Segoe UI" w:hAnsi="Segoe UI" w:cs="Segoe UI"/>
      <w:sz w:val="18"/>
      <w:szCs w:val="18"/>
    </w:rPr>
  </w:style>
  <w:style w:type="table" w:styleId="TableGrid">
    <w:name w:val="Table Grid"/>
    <w:basedOn w:val="TableNormal"/>
    <w:uiPriority w:val="39"/>
    <w:rsid w:val="008C2EAE"/>
    <w:pPr>
      <w:spacing w:line="280" w:lineRule="exact"/>
    </w:pPr>
    <w:rPr>
      <w:rFonts w:asciiTheme="minorHAnsi" w:hAnsiTheme="minorHAnsi"/>
      <w:color w:val="666666" w:themeColor="text2"/>
    </w:rPr>
    <w:tblPr>
      <w:tblStyleRowBandSize w:val="1"/>
      <w:tblBorders>
        <w:bottom w:val="single" w:sz="18" w:space="0" w:color="CCCCCC" w:themeColor="background2"/>
        <w:insideH w:val="single" w:sz="4" w:space="0" w:color="CCCCCC" w:themeColor="background2"/>
        <w:insideV w:val="single" w:sz="4" w:space="0" w:color="CCCCCC" w:themeColor="background2"/>
      </w:tblBorders>
      <w:tblCellMar>
        <w:top w:w="72" w:type="dxa"/>
        <w:left w:w="72" w:type="dxa"/>
        <w:bottom w:w="72" w:type="dxa"/>
        <w:right w:w="72" w:type="dxa"/>
      </w:tblCellMar>
    </w:tblPr>
    <w:tcPr>
      <w:shd w:val="clear" w:color="auto" w:fill="FFFFFF" w:themeFill="background1"/>
      <w:vAlign w:val="center"/>
    </w:tcPr>
    <w:tblStylePr w:type="firstRow">
      <w:pPr>
        <w:jc w:val="left"/>
      </w:pPr>
      <w:rPr>
        <w:rFonts w:asciiTheme="majorHAnsi" w:hAnsiTheme="majorHAnsi"/>
        <w:b/>
        <w:i w:val="0"/>
        <w:color w:val="FFFFFF" w:themeColor="background1"/>
        <w:sz w:val="20"/>
        <w:u w:val="none"/>
      </w:rPr>
      <w:tblPr/>
      <w:tcPr>
        <w:tcBorders>
          <w:bottom w:val="single" w:sz="24" w:space="0" w:color="55C5E9" w:themeColor="accent3"/>
        </w:tcBorders>
        <w:shd w:val="clear" w:color="auto" w:fill="002D62" w:themeFill="accent1"/>
      </w:tcPr>
    </w:tblStylePr>
    <w:tblStylePr w:type="firstCol">
      <w:rPr>
        <w:rFonts w:asciiTheme="minorHAnsi" w:hAnsiTheme="minorHAnsi"/>
        <w:color w:val="666666" w:themeColor="text2"/>
        <w:sz w:val="20"/>
      </w:r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64DB8"/>
    <w:rPr>
      <w:color w:val="808080"/>
    </w:rPr>
  </w:style>
  <w:style w:type="paragraph" w:customStyle="1" w:styleId="CS-CoverTitle">
    <w:name w:val="CS - Cover Title"/>
    <w:next w:val="CS-Instructions"/>
    <w:link w:val="CS-CoverTitleChar"/>
    <w:uiPriority w:val="2"/>
    <w:qFormat/>
    <w:rsid w:val="00000C02"/>
    <w:pPr>
      <w:spacing w:after="280" w:line="880" w:lineRule="exact"/>
      <w:contextualSpacing/>
    </w:pPr>
    <w:rPr>
      <w:rFonts w:ascii="Arial Black" w:hAnsi="Arial Black" w:cs="Arial"/>
      <w:color w:val="002D62"/>
      <w:sz w:val="72"/>
      <w:szCs w:val="80"/>
    </w:rPr>
  </w:style>
  <w:style w:type="paragraph" w:customStyle="1" w:styleId="CS-Instructions">
    <w:name w:val="CS - Instructions"/>
    <w:link w:val="CS-InstructionsChar"/>
    <w:uiPriority w:val="2"/>
    <w:qFormat/>
    <w:rsid w:val="005B1CC8"/>
    <w:pPr>
      <w:spacing w:after="280"/>
      <w:contextualSpacing/>
    </w:pPr>
    <w:rPr>
      <w:rFonts w:cs="Arial"/>
      <w:color w:val="666666" w:themeColor="text2"/>
      <w:sz w:val="32"/>
      <w:szCs w:val="72"/>
    </w:rPr>
  </w:style>
  <w:style w:type="character" w:customStyle="1" w:styleId="CS-CoverTitleChar">
    <w:name w:val="CS - Cover Title Char"/>
    <w:basedOn w:val="DefaultParagraphFont"/>
    <w:link w:val="CS-CoverTitle"/>
    <w:uiPriority w:val="2"/>
    <w:rsid w:val="00011D1B"/>
    <w:rPr>
      <w:rFonts w:ascii="Arial Black" w:hAnsi="Arial Black" w:cs="Arial"/>
      <w:color w:val="002D62"/>
      <w:sz w:val="72"/>
      <w:szCs w:val="80"/>
    </w:rPr>
  </w:style>
  <w:style w:type="character" w:customStyle="1" w:styleId="CS-InstructionsChar">
    <w:name w:val="CS - Instructions Char"/>
    <w:basedOn w:val="DefaultParagraphFont"/>
    <w:link w:val="CS-Instructions"/>
    <w:uiPriority w:val="2"/>
    <w:rsid w:val="004449EA"/>
    <w:rPr>
      <w:rFonts w:cs="Arial"/>
      <w:color w:val="666666" w:themeColor="text2"/>
      <w:sz w:val="32"/>
      <w:szCs w:val="72"/>
    </w:rPr>
  </w:style>
  <w:style w:type="paragraph" w:styleId="Index1">
    <w:name w:val="index 1"/>
    <w:basedOn w:val="Normal"/>
    <w:next w:val="Normal"/>
    <w:autoRedefine/>
    <w:uiPriority w:val="99"/>
    <w:semiHidden/>
    <w:unhideWhenUsed/>
    <w:rsid w:val="008B2FD4"/>
    <w:pPr>
      <w:ind w:left="200" w:hanging="200"/>
    </w:pPr>
  </w:style>
  <w:style w:type="character" w:customStyle="1" w:styleId="Heading2Char">
    <w:name w:val="Heading 2 Char"/>
    <w:aliases w:val="CS - Heading 2 Char"/>
    <w:basedOn w:val="DefaultParagraphFont"/>
    <w:link w:val="Heading2"/>
    <w:rsid w:val="005772B6"/>
    <w:rPr>
      <w:rFonts w:eastAsiaTheme="majorEastAsia" w:cstheme="majorBidi"/>
      <w:b/>
      <w:color w:val="666666" w:themeColor="text2"/>
      <w:sz w:val="32"/>
      <w:szCs w:val="26"/>
    </w:rPr>
  </w:style>
  <w:style w:type="character" w:customStyle="1" w:styleId="Heading3Char">
    <w:name w:val="Heading 3 Char"/>
    <w:aliases w:val="CS - Heading 3 Char"/>
    <w:basedOn w:val="DefaultParagraphFont"/>
    <w:link w:val="Heading3"/>
    <w:rsid w:val="00B6361F"/>
    <w:rPr>
      <w:rFonts w:asciiTheme="minorHAnsi" w:eastAsiaTheme="majorEastAsia" w:hAnsiTheme="minorHAnsi" w:cstheme="majorBidi"/>
      <w:b/>
      <w:color w:val="666666" w:themeColor="text2"/>
      <w:sz w:val="24"/>
      <w:szCs w:val="24"/>
    </w:rPr>
  </w:style>
  <w:style w:type="character" w:customStyle="1" w:styleId="Heading1Char">
    <w:name w:val="Heading 1 Char"/>
    <w:aliases w:val="CS - Heading 1 Char"/>
    <w:basedOn w:val="DefaultParagraphFont"/>
    <w:link w:val="Heading1"/>
    <w:rsid w:val="00B671D9"/>
    <w:rPr>
      <w:b/>
      <w:color w:val="666666" w:themeColor="text2"/>
      <w:kern w:val="48"/>
      <w:sz w:val="48"/>
    </w:rPr>
  </w:style>
  <w:style w:type="character" w:styleId="Hyperlink">
    <w:name w:val="Hyperlink"/>
    <w:basedOn w:val="DefaultParagraphFont"/>
    <w:uiPriority w:val="99"/>
    <w:unhideWhenUsed/>
    <w:rsid w:val="00464DB8"/>
    <w:rPr>
      <w:color w:val="FDB913" w:themeColor="hyperlink"/>
      <w:u w:val="single"/>
    </w:rPr>
  </w:style>
  <w:style w:type="paragraph" w:styleId="TOC1">
    <w:name w:val="toc 1"/>
    <w:link w:val="TOC1Char"/>
    <w:uiPriority w:val="39"/>
    <w:unhideWhenUsed/>
    <w:rsid w:val="0048277B"/>
    <w:pPr>
      <w:tabs>
        <w:tab w:val="right" w:leader="dot" w:pos="10070"/>
      </w:tabs>
      <w:spacing w:after="120"/>
    </w:pPr>
    <w:rPr>
      <w:rFonts w:asciiTheme="minorHAnsi" w:hAnsiTheme="minorHAnsi"/>
      <w:b/>
      <w:noProof/>
      <w:color w:val="666666" w:themeColor="text2"/>
      <w:szCs w:val="18"/>
    </w:rPr>
  </w:style>
  <w:style w:type="paragraph" w:styleId="ListParagraph">
    <w:name w:val="List Paragraph"/>
    <w:basedOn w:val="Normal"/>
    <w:autoRedefine/>
    <w:uiPriority w:val="34"/>
    <w:rsid w:val="00B26579"/>
    <w:pPr>
      <w:numPr>
        <w:numId w:val="44"/>
      </w:numPr>
      <w:spacing w:after="200"/>
      <w:contextualSpacing/>
    </w:pPr>
    <w:rPr>
      <w:rFonts w:eastAsia="Times" w:cs="Times New Roman"/>
    </w:rPr>
  </w:style>
  <w:style w:type="paragraph" w:styleId="ListBullet">
    <w:name w:val="List Bullet"/>
    <w:aliases w:val="CS - List Bullet"/>
    <w:link w:val="ListBulletChar"/>
    <w:uiPriority w:val="1"/>
    <w:qFormat/>
    <w:rsid w:val="008748B0"/>
    <w:pPr>
      <w:numPr>
        <w:numId w:val="17"/>
      </w:numPr>
      <w:tabs>
        <w:tab w:val="left" w:pos="0"/>
        <w:tab w:val="left" w:pos="360"/>
        <w:tab w:val="left" w:pos="720"/>
        <w:tab w:val="left" w:pos="1080"/>
      </w:tabs>
      <w:spacing w:after="120"/>
    </w:pPr>
    <w:rPr>
      <w:rFonts w:asciiTheme="minorHAnsi" w:hAnsiTheme="minorHAnsi"/>
      <w:color w:val="666666" w:themeColor="text2"/>
    </w:rPr>
  </w:style>
  <w:style w:type="paragraph" w:styleId="ListBullet2">
    <w:name w:val="List Bullet 2"/>
    <w:basedOn w:val="Normal"/>
    <w:autoRedefine/>
    <w:uiPriority w:val="99"/>
    <w:semiHidden/>
    <w:unhideWhenUsed/>
    <w:qFormat/>
    <w:rsid w:val="003962CF"/>
    <w:pPr>
      <w:numPr>
        <w:numId w:val="10"/>
      </w:numPr>
      <w:contextualSpacing/>
    </w:pPr>
  </w:style>
  <w:style w:type="paragraph" w:styleId="ListBullet3">
    <w:name w:val="List Bullet 3"/>
    <w:basedOn w:val="Normal"/>
    <w:autoRedefine/>
    <w:uiPriority w:val="99"/>
    <w:semiHidden/>
    <w:unhideWhenUsed/>
    <w:qFormat/>
    <w:rsid w:val="003962CF"/>
    <w:pPr>
      <w:numPr>
        <w:numId w:val="11"/>
      </w:numPr>
      <w:contextualSpacing/>
    </w:pPr>
  </w:style>
  <w:style w:type="paragraph" w:styleId="ListBullet4">
    <w:name w:val="List Bullet 4"/>
    <w:basedOn w:val="Normal"/>
    <w:autoRedefine/>
    <w:uiPriority w:val="99"/>
    <w:semiHidden/>
    <w:unhideWhenUsed/>
    <w:qFormat/>
    <w:rsid w:val="003962CF"/>
    <w:pPr>
      <w:numPr>
        <w:numId w:val="12"/>
      </w:numPr>
      <w:contextualSpacing/>
    </w:pPr>
  </w:style>
  <w:style w:type="numbering" w:customStyle="1" w:styleId="CroweLists">
    <w:name w:val="Crowe Lists"/>
    <w:uiPriority w:val="99"/>
    <w:rsid w:val="00DA4175"/>
    <w:pPr>
      <w:numPr>
        <w:numId w:val="9"/>
      </w:numPr>
    </w:pPr>
  </w:style>
  <w:style w:type="paragraph" w:customStyle="1" w:styleId="CS-PriorityTitle">
    <w:name w:val="CS - Priority Title"/>
    <w:link w:val="CS-PriorityTitleChar"/>
    <w:uiPriority w:val="2"/>
    <w:qFormat/>
    <w:rsid w:val="00E44697"/>
    <w:pPr>
      <w:framePr w:hSpace="180" w:wrap="around" w:vAnchor="page" w:hAnchor="page" w:x="8101" w:y="2881"/>
    </w:pPr>
    <w:rPr>
      <w:rFonts w:asciiTheme="minorHAnsi" w:hAnsiTheme="minorHAnsi"/>
      <w:b/>
      <w:color w:val="666666" w:themeColor="text2"/>
      <w:sz w:val="16"/>
      <w:szCs w:val="16"/>
    </w:rPr>
  </w:style>
  <w:style w:type="paragraph" w:styleId="TOC2">
    <w:name w:val="toc 2"/>
    <w:next w:val="CS-Body"/>
    <w:link w:val="TOC2Char"/>
    <w:autoRedefine/>
    <w:uiPriority w:val="39"/>
    <w:unhideWhenUsed/>
    <w:rsid w:val="00773139"/>
    <w:pPr>
      <w:tabs>
        <w:tab w:val="right" w:leader="dot" w:pos="10070"/>
      </w:tabs>
      <w:spacing w:line="280" w:lineRule="exact"/>
      <w:ind w:left="202"/>
    </w:pPr>
    <w:rPr>
      <w:rFonts w:asciiTheme="minorHAnsi" w:hAnsiTheme="minorHAnsi"/>
      <w:noProof/>
      <w:color w:val="666666" w:themeColor="text2"/>
    </w:rPr>
  </w:style>
  <w:style w:type="paragraph" w:styleId="TOC3">
    <w:name w:val="toc 3"/>
    <w:next w:val="Normal"/>
    <w:link w:val="TOC3Char"/>
    <w:autoRedefine/>
    <w:uiPriority w:val="39"/>
    <w:unhideWhenUsed/>
    <w:rsid w:val="00773139"/>
    <w:pPr>
      <w:tabs>
        <w:tab w:val="right" w:leader="dot" w:pos="10070"/>
      </w:tabs>
      <w:spacing w:line="280" w:lineRule="exact"/>
      <w:ind w:left="403"/>
    </w:pPr>
    <w:rPr>
      <w:rFonts w:asciiTheme="minorHAnsi" w:hAnsiTheme="minorHAnsi"/>
      <w:noProof/>
      <w:color w:val="CCCCCC" w:themeColor="background2"/>
    </w:rPr>
  </w:style>
  <w:style w:type="paragraph" w:styleId="IndexHeading">
    <w:name w:val="index heading"/>
    <w:basedOn w:val="Normal"/>
    <w:next w:val="Index1"/>
    <w:uiPriority w:val="99"/>
    <w:semiHidden/>
    <w:unhideWhenUsed/>
    <w:rsid w:val="008B2FD4"/>
    <w:rPr>
      <w:rFonts w:asciiTheme="majorHAnsi" w:eastAsiaTheme="majorEastAsia" w:hAnsiTheme="majorHAnsi" w:cstheme="majorBidi"/>
      <w:b/>
      <w:bCs/>
    </w:rPr>
  </w:style>
  <w:style w:type="table" w:styleId="TableGridLight">
    <w:name w:val="Grid Table Light"/>
    <w:basedOn w:val="TableNormal"/>
    <w:uiPriority w:val="40"/>
    <w:rsid w:val="00426B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26B4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26B4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hecklist">
    <w:name w:val="Checklist"/>
    <w:basedOn w:val="TableNormal"/>
    <w:uiPriority w:val="99"/>
    <w:rsid w:val="00426B4F"/>
    <w:rPr>
      <w:color w:val="666666" w:themeColor="text2"/>
      <w:sz w:val="16"/>
    </w:rPr>
    <w:tblPr/>
    <w:tcPr>
      <w:vAlign w:val="center"/>
    </w:tcPr>
    <w:tblStylePr w:type="firstCol">
      <w:tblPr/>
      <w:tcPr>
        <w:shd w:val="clear" w:color="auto" w:fill="E6E7E8"/>
      </w:tcPr>
    </w:tblStylePr>
    <w:tblStylePr w:type="lastCol">
      <w:tblPr/>
      <w:tcPr>
        <w:shd w:val="clear" w:color="auto" w:fill="55C5E9" w:themeFill="accent3"/>
      </w:tcPr>
    </w:tblStylePr>
  </w:style>
  <w:style w:type="character" w:customStyle="1" w:styleId="ListBulletChar">
    <w:name w:val="List Bullet Char"/>
    <w:aliases w:val="CS - List Bullet Char"/>
    <w:basedOn w:val="DefaultParagraphFont"/>
    <w:link w:val="ListBullet"/>
    <w:uiPriority w:val="1"/>
    <w:rsid w:val="004449EA"/>
    <w:rPr>
      <w:rFonts w:asciiTheme="minorHAnsi" w:hAnsiTheme="minorHAnsi"/>
      <w:color w:val="666666" w:themeColor="text2"/>
    </w:rPr>
  </w:style>
  <w:style w:type="character" w:customStyle="1" w:styleId="UnresolvedMention1">
    <w:name w:val="Unresolved Mention1"/>
    <w:basedOn w:val="DefaultParagraphFont"/>
    <w:uiPriority w:val="99"/>
    <w:semiHidden/>
    <w:unhideWhenUsed/>
    <w:rsid w:val="007855DF"/>
    <w:rPr>
      <w:color w:val="808080"/>
      <w:shd w:val="clear" w:color="auto" w:fill="E6E6E6"/>
    </w:rPr>
  </w:style>
  <w:style w:type="character" w:styleId="Strong">
    <w:name w:val="Strong"/>
    <w:aliases w:val="CS - Strong"/>
    <w:basedOn w:val="DefaultParagraphFont"/>
    <w:qFormat/>
    <w:rsid w:val="00012372"/>
    <w:rPr>
      <w:b/>
      <w:bCs/>
    </w:rPr>
  </w:style>
  <w:style w:type="paragraph" w:customStyle="1" w:styleId="CroweHeading1">
    <w:name w:val="Crowe Heading 1"/>
    <w:basedOn w:val="Normal"/>
    <w:uiPriority w:val="4"/>
    <w:rsid w:val="00BB6A4A"/>
    <w:pPr>
      <w:widowControl w:val="0"/>
      <w:kinsoku w:val="0"/>
      <w:overflowPunct w:val="0"/>
      <w:autoSpaceDE w:val="0"/>
      <w:autoSpaceDN w:val="0"/>
      <w:adjustRightInd w:val="0"/>
      <w:spacing w:after="120"/>
    </w:pPr>
    <w:rPr>
      <w:rFonts w:eastAsiaTheme="minorEastAsia" w:cs="Times New Roman"/>
      <w:color w:val="000000" w:themeColor="text1"/>
      <w:sz w:val="36"/>
      <w:szCs w:val="36"/>
    </w:rPr>
  </w:style>
  <w:style w:type="paragraph" w:customStyle="1" w:styleId="CroweTableHeaderColumnTitle">
    <w:name w:val="Crowe Table Header/Column Title"/>
    <w:basedOn w:val="Normal"/>
    <w:uiPriority w:val="4"/>
    <w:rsid w:val="00BB6A4A"/>
    <w:pPr>
      <w:widowControl w:val="0"/>
      <w:autoSpaceDE w:val="0"/>
      <w:autoSpaceDN w:val="0"/>
      <w:adjustRightInd w:val="0"/>
      <w:spacing w:before="40" w:after="40"/>
      <w:jc w:val="center"/>
    </w:pPr>
    <w:rPr>
      <w:rFonts w:eastAsiaTheme="minorEastAsia" w:cs="Arial"/>
      <w:color w:val="FFFFFF" w:themeColor="background1"/>
      <w:szCs w:val="24"/>
    </w:rPr>
  </w:style>
  <w:style w:type="paragraph" w:customStyle="1" w:styleId="CroweTableCopy">
    <w:name w:val="Crowe Table Copy"/>
    <w:basedOn w:val="Normal"/>
    <w:link w:val="CroweTableCopyChar"/>
    <w:autoRedefine/>
    <w:uiPriority w:val="4"/>
    <w:rsid w:val="004F2477"/>
    <w:pPr>
      <w:widowControl w:val="0"/>
      <w:autoSpaceDE w:val="0"/>
      <w:autoSpaceDN w:val="0"/>
      <w:adjustRightInd w:val="0"/>
      <w:spacing w:line="280" w:lineRule="exact"/>
    </w:pPr>
    <w:rPr>
      <w:rFonts w:eastAsia="Times New Roman" w:cs="Times New Roman"/>
      <w:szCs w:val="24"/>
    </w:rPr>
  </w:style>
  <w:style w:type="character" w:customStyle="1" w:styleId="CroweTableCopyChar">
    <w:name w:val="Crowe Table Copy Char"/>
    <w:basedOn w:val="DefaultParagraphFont"/>
    <w:link w:val="CroweTableCopy"/>
    <w:uiPriority w:val="4"/>
    <w:locked/>
    <w:rsid w:val="00B6361F"/>
    <w:rPr>
      <w:rFonts w:asciiTheme="minorHAnsi" w:eastAsia="Times New Roman" w:hAnsiTheme="minorHAnsi" w:cs="Times New Roman"/>
      <w:szCs w:val="24"/>
    </w:rPr>
  </w:style>
  <w:style w:type="paragraph" w:customStyle="1" w:styleId="CS-PriorityDescription">
    <w:name w:val="CS - Priority Description"/>
    <w:link w:val="CS-PriorityDescriptionChar"/>
    <w:uiPriority w:val="2"/>
    <w:qFormat/>
    <w:rsid w:val="008E1504"/>
    <w:pPr>
      <w:spacing w:after="120" w:line="220" w:lineRule="exact"/>
      <w:contextualSpacing/>
    </w:pPr>
    <w:rPr>
      <w:rFonts w:asciiTheme="minorHAnsi" w:eastAsia="Times" w:hAnsiTheme="minorHAnsi" w:cs="Times New Roman"/>
      <w:color w:val="666666" w:themeColor="text2"/>
      <w:sz w:val="16"/>
    </w:rPr>
  </w:style>
  <w:style w:type="character" w:customStyle="1" w:styleId="CS-PriorityTitleChar">
    <w:name w:val="CS - Priority Title Char"/>
    <w:basedOn w:val="DefaultParagraphFont"/>
    <w:link w:val="CS-PriorityTitle"/>
    <w:uiPriority w:val="2"/>
    <w:rsid w:val="004449EA"/>
    <w:rPr>
      <w:rFonts w:asciiTheme="minorHAnsi" w:hAnsiTheme="minorHAnsi"/>
      <w:b/>
      <w:color w:val="666666" w:themeColor="text2"/>
      <w:sz w:val="16"/>
      <w:szCs w:val="16"/>
    </w:rPr>
  </w:style>
  <w:style w:type="character" w:customStyle="1" w:styleId="CS-Client">
    <w:name w:val="CS - Client"/>
    <w:uiPriority w:val="2"/>
    <w:qFormat/>
    <w:rsid w:val="00A37AF6"/>
    <w:rPr>
      <w:rFonts w:asciiTheme="minorHAnsi" w:hAnsiTheme="minorHAnsi"/>
      <w:b/>
      <w:color w:val="002D62" w:themeColor="accent1"/>
      <w:sz w:val="20"/>
    </w:rPr>
  </w:style>
  <w:style w:type="character" w:customStyle="1" w:styleId="CS-CoverSubtitle">
    <w:name w:val="CS - Cover Subtitle"/>
    <w:uiPriority w:val="2"/>
    <w:qFormat/>
    <w:rsid w:val="004F413E"/>
    <w:rPr>
      <w:rFonts w:asciiTheme="minorHAnsi" w:hAnsiTheme="minorHAnsi"/>
      <w:b w:val="0"/>
      <w:i w:val="0"/>
      <w:color w:val="666666" w:themeColor="text2"/>
      <w:sz w:val="20"/>
    </w:rPr>
  </w:style>
  <w:style w:type="character" w:customStyle="1" w:styleId="Heading4Char">
    <w:name w:val="Heading 4 Char"/>
    <w:aliases w:val="CS - Heading 4 Char"/>
    <w:basedOn w:val="DefaultParagraphFont"/>
    <w:link w:val="Heading4"/>
    <w:uiPriority w:val="9"/>
    <w:rsid w:val="008134B9"/>
    <w:rPr>
      <w:rFonts w:eastAsia="Times" w:cs="Times New Roman"/>
      <w:b/>
      <w:color w:val="666666" w:themeColor="text2"/>
    </w:rPr>
  </w:style>
  <w:style w:type="paragraph" w:styleId="FootnoteText">
    <w:name w:val="footnote text"/>
    <w:basedOn w:val="Normal"/>
    <w:link w:val="FootnoteTextChar"/>
    <w:uiPriority w:val="99"/>
    <w:unhideWhenUsed/>
    <w:rsid w:val="00310B1B"/>
  </w:style>
  <w:style w:type="character" w:customStyle="1" w:styleId="FootnoteTextChar">
    <w:name w:val="Footnote Text Char"/>
    <w:basedOn w:val="DefaultParagraphFont"/>
    <w:link w:val="FootnoteText"/>
    <w:uiPriority w:val="99"/>
    <w:rsid w:val="00310B1B"/>
  </w:style>
  <w:style w:type="paragraph" w:customStyle="1" w:styleId="CS-Body">
    <w:name w:val="CS - Body"/>
    <w:link w:val="CS-BodyChar"/>
    <w:qFormat/>
    <w:rsid w:val="008C2EAE"/>
    <w:pPr>
      <w:spacing w:after="200"/>
    </w:pPr>
    <w:rPr>
      <w:rFonts w:asciiTheme="minorHAnsi" w:eastAsia="Times" w:hAnsiTheme="minorHAnsi" w:cs="Times New Roman"/>
      <w:color w:val="666666" w:themeColor="text2"/>
    </w:rPr>
  </w:style>
  <w:style w:type="paragraph" w:styleId="Revision">
    <w:name w:val="Revision"/>
    <w:hidden/>
    <w:uiPriority w:val="99"/>
    <w:semiHidden/>
    <w:rsid w:val="00643458"/>
  </w:style>
  <w:style w:type="character" w:styleId="LineNumber">
    <w:name w:val="line number"/>
    <w:basedOn w:val="DefaultParagraphFont"/>
    <w:uiPriority w:val="99"/>
    <w:semiHidden/>
    <w:unhideWhenUsed/>
    <w:rsid w:val="004409BD"/>
  </w:style>
  <w:style w:type="table" w:styleId="TableGrid8">
    <w:name w:val="Table Grid 8"/>
    <w:basedOn w:val="TableNormal"/>
    <w:semiHidden/>
    <w:unhideWhenUsed/>
    <w:rsid w:val="00A03C14"/>
    <w:pPr>
      <w:spacing w:before="120" w:after="120" w:line="240" w:lineRule="exact"/>
    </w:pPr>
    <w:rPr>
      <w:rFonts w:ascii="Times New Roman" w:eastAsia="Times New Roman" w:hAnsi="Times New Roman" w:cs="Times New Roman"/>
    </w:rPr>
    <w:tblPr>
      <w:tblInd w:w="0" w:type="nil"/>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blStylePr w:type="firstRow">
      <w:rPr>
        <w:rFonts w:ascii="Arial" w:hAnsi="Arial" w:cs="Arial" w:hint="default"/>
        <w:b/>
        <w:bCs/>
        <w:color w:val="FFFFFF"/>
        <w:sz w:val="22"/>
        <w:szCs w:val="22"/>
      </w:rPr>
      <w:tblPr/>
      <w:tcPr>
        <w:tcBorders>
          <w:top w:val="nil"/>
          <w:left w:val="single" w:sz="4" w:space="0" w:color="auto"/>
          <w:bottom w:val="nil"/>
          <w:right w:val="single" w:sz="4" w:space="0" w:color="auto"/>
          <w:insideH w:val="nil"/>
          <w:insideV w:val="single" w:sz="4" w:space="0" w:color="FFFFFF" w:themeColor="background1"/>
          <w:tl2br w:val="nil"/>
          <w:tr2bl w:val="nil"/>
        </w:tcBorders>
        <w:shd w:val="solid" w:color="00206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TOC1Char">
    <w:name w:val="TOC 1 Char"/>
    <w:basedOn w:val="DefaultParagraphFont"/>
    <w:link w:val="TOC1"/>
    <w:uiPriority w:val="39"/>
    <w:rsid w:val="0048277B"/>
    <w:rPr>
      <w:rFonts w:asciiTheme="minorHAnsi" w:hAnsiTheme="minorHAnsi"/>
      <w:b/>
      <w:noProof/>
      <w:color w:val="666666" w:themeColor="text2"/>
      <w:szCs w:val="18"/>
    </w:rPr>
  </w:style>
  <w:style w:type="character" w:customStyle="1" w:styleId="TOC2Char">
    <w:name w:val="TOC 2 Char"/>
    <w:basedOn w:val="DefaultParagraphFont"/>
    <w:link w:val="TOC2"/>
    <w:uiPriority w:val="39"/>
    <w:rsid w:val="00773139"/>
    <w:rPr>
      <w:rFonts w:asciiTheme="minorHAnsi" w:hAnsiTheme="minorHAnsi"/>
      <w:noProof/>
      <w:color w:val="666666" w:themeColor="text2"/>
    </w:rPr>
  </w:style>
  <w:style w:type="character" w:customStyle="1" w:styleId="TOC3Char">
    <w:name w:val="TOC 3 Char"/>
    <w:basedOn w:val="DefaultParagraphFont"/>
    <w:link w:val="TOC3"/>
    <w:uiPriority w:val="39"/>
    <w:rsid w:val="00773139"/>
    <w:rPr>
      <w:rFonts w:asciiTheme="minorHAnsi" w:hAnsiTheme="minorHAnsi"/>
      <w:noProof/>
      <w:color w:val="CCCCCC" w:themeColor="background2"/>
    </w:rPr>
  </w:style>
  <w:style w:type="character" w:customStyle="1" w:styleId="CS-BodyChar">
    <w:name w:val="CS - Body Char"/>
    <w:basedOn w:val="DefaultParagraphFont"/>
    <w:link w:val="CS-Body"/>
    <w:rsid w:val="008C2EAE"/>
    <w:rPr>
      <w:rFonts w:asciiTheme="minorHAnsi" w:eastAsia="Times" w:hAnsiTheme="minorHAnsi" w:cs="Times New Roman"/>
      <w:color w:val="666666" w:themeColor="text2"/>
    </w:rPr>
  </w:style>
  <w:style w:type="character" w:customStyle="1" w:styleId="CS-PriorityDescriptionChar">
    <w:name w:val="CS - Priority Description Char"/>
    <w:basedOn w:val="DefaultParagraphFont"/>
    <w:link w:val="CS-PriorityDescription"/>
    <w:uiPriority w:val="2"/>
    <w:rsid w:val="00011D1B"/>
    <w:rPr>
      <w:rFonts w:asciiTheme="minorHAnsi" w:eastAsia="Times" w:hAnsiTheme="minorHAnsi" w:cs="Times New Roman"/>
      <w:color w:val="666666" w:themeColor="text2"/>
      <w:sz w:val="16"/>
    </w:rPr>
  </w:style>
  <w:style w:type="paragraph" w:customStyle="1" w:styleId="CS-Owner1">
    <w:name w:val="CS - Owner1"/>
    <w:link w:val="CS-Owner1Char"/>
    <w:uiPriority w:val="2"/>
    <w:qFormat/>
    <w:rsid w:val="009B4D97"/>
    <w:rPr>
      <w:rFonts w:asciiTheme="minorHAnsi" w:hAnsiTheme="minorHAnsi"/>
      <w:b/>
      <w:caps/>
      <w:color w:val="FDB913" w:themeColor="accent2"/>
    </w:rPr>
  </w:style>
  <w:style w:type="paragraph" w:customStyle="1" w:styleId="CS-Owner2">
    <w:name w:val="CS - Owner2"/>
    <w:basedOn w:val="Normal"/>
    <w:link w:val="CS-Owner2Char"/>
    <w:uiPriority w:val="2"/>
    <w:qFormat/>
    <w:rsid w:val="00F708BF"/>
    <w:rPr>
      <w:b/>
      <w:caps/>
      <w:color w:val="55C5E9" w:themeColor="accent3"/>
    </w:rPr>
  </w:style>
  <w:style w:type="character" w:customStyle="1" w:styleId="CS-Owner1Char">
    <w:name w:val="CS - Owner1 Char"/>
    <w:basedOn w:val="DefaultParagraphFont"/>
    <w:link w:val="CS-Owner1"/>
    <w:uiPriority w:val="2"/>
    <w:rsid w:val="004449EA"/>
    <w:rPr>
      <w:rFonts w:asciiTheme="minorHAnsi" w:hAnsiTheme="minorHAnsi"/>
      <w:b/>
      <w:caps/>
      <w:color w:val="FDB913" w:themeColor="accent2"/>
    </w:rPr>
  </w:style>
  <w:style w:type="character" w:customStyle="1" w:styleId="CS-Owner2Char">
    <w:name w:val="CS - Owner2 Char"/>
    <w:basedOn w:val="DefaultParagraphFont"/>
    <w:link w:val="CS-Owner2"/>
    <w:uiPriority w:val="2"/>
    <w:rsid w:val="004449EA"/>
    <w:rPr>
      <w:rFonts w:asciiTheme="minorHAnsi" w:hAnsiTheme="minorHAnsi"/>
      <w:b/>
      <w:caps/>
      <w:color w:val="55C5E9" w:themeColor="accent3"/>
    </w:rPr>
  </w:style>
  <w:style w:type="paragraph" w:customStyle="1" w:styleId="CS-InstructionText">
    <w:name w:val="CS - Instruction Text"/>
    <w:link w:val="CS-InstructionTextChar"/>
    <w:uiPriority w:val="2"/>
    <w:qFormat/>
    <w:rsid w:val="00FA67DF"/>
    <w:pPr>
      <w:numPr>
        <w:numId w:val="13"/>
      </w:numPr>
      <w:pBdr>
        <w:top w:val="single" w:sz="6" w:space="4" w:color="CCCCCC" w:themeColor="background2"/>
        <w:left w:val="single" w:sz="6" w:space="4" w:color="CCCCCC" w:themeColor="background2"/>
        <w:bottom w:val="single" w:sz="6" w:space="4" w:color="CCCCCC" w:themeColor="background2"/>
        <w:right w:val="single" w:sz="6" w:space="4" w:color="CCCCCC" w:themeColor="background2"/>
      </w:pBdr>
      <w:tabs>
        <w:tab w:val="left" w:pos="360"/>
        <w:tab w:val="left" w:pos="720"/>
        <w:tab w:val="left" w:pos="1080"/>
      </w:tabs>
      <w:spacing w:after="80"/>
      <w:ind w:left="288" w:hanging="144"/>
    </w:pPr>
    <w:rPr>
      <w:rFonts w:asciiTheme="minorHAnsi" w:hAnsiTheme="minorHAnsi"/>
      <w:color w:val="CCCCCC" w:themeColor="background2"/>
    </w:rPr>
  </w:style>
  <w:style w:type="character" w:customStyle="1" w:styleId="CS-InstructionTextChar">
    <w:name w:val="CS - Instruction Text Char"/>
    <w:basedOn w:val="DefaultParagraphFont"/>
    <w:link w:val="CS-InstructionText"/>
    <w:uiPriority w:val="2"/>
    <w:rsid w:val="004449EA"/>
    <w:rPr>
      <w:rFonts w:asciiTheme="minorHAnsi" w:hAnsiTheme="minorHAnsi"/>
      <w:color w:val="CCCCCC" w:themeColor="background2"/>
    </w:rPr>
  </w:style>
  <w:style w:type="paragraph" w:customStyle="1" w:styleId="InstructionText">
    <w:name w:val="Instruction Text"/>
    <w:link w:val="InstructionTextChar"/>
    <w:autoRedefine/>
    <w:uiPriority w:val="4"/>
    <w:unhideWhenUsed/>
    <w:rsid w:val="00050027"/>
    <w:pPr>
      <w:numPr>
        <w:numId w:val="14"/>
      </w:numPr>
      <w:spacing w:before="300" w:after="300"/>
      <w:contextualSpacing/>
    </w:pPr>
    <w:rPr>
      <w:rFonts w:asciiTheme="minorHAnsi" w:hAnsiTheme="minorHAnsi"/>
      <w:color w:val="CCCCCC" w:themeColor="background2"/>
    </w:rPr>
  </w:style>
  <w:style w:type="character" w:customStyle="1" w:styleId="InstructionTextChar">
    <w:name w:val="Instruction Text Char"/>
    <w:basedOn w:val="DefaultParagraphFont"/>
    <w:link w:val="InstructionText"/>
    <w:uiPriority w:val="4"/>
    <w:rsid w:val="00B6361F"/>
    <w:rPr>
      <w:rFonts w:asciiTheme="minorHAnsi" w:hAnsiTheme="minorHAnsi"/>
      <w:color w:val="CCCCCC" w:themeColor="background2"/>
    </w:rPr>
  </w:style>
  <w:style w:type="numbering" w:customStyle="1" w:styleId="NumberedHeadings">
    <w:name w:val="Numbered Headings"/>
    <w:uiPriority w:val="99"/>
    <w:rsid w:val="008A0648"/>
    <w:pPr>
      <w:numPr>
        <w:numId w:val="15"/>
      </w:numPr>
    </w:pPr>
  </w:style>
  <w:style w:type="paragraph" w:customStyle="1" w:styleId="CS-InstructionHeader">
    <w:name w:val="CS - Instruction Header"/>
    <w:next w:val="CS-InstructionText"/>
    <w:link w:val="CS-InstructionHeaderChar"/>
    <w:uiPriority w:val="2"/>
    <w:qFormat/>
    <w:rsid w:val="003A4F77"/>
    <w:rPr>
      <w:rFonts w:asciiTheme="minorHAnsi" w:hAnsiTheme="minorHAnsi"/>
      <w:b/>
      <w:caps/>
      <w:color w:val="666666" w:themeColor="text2"/>
    </w:rPr>
  </w:style>
  <w:style w:type="character" w:customStyle="1" w:styleId="CS-InstructionHeaderChar">
    <w:name w:val="CS - Instruction Header Char"/>
    <w:basedOn w:val="CS-InstructionTextChar"/>
    <w:link w:val="CS-InstructionHeader"/>
    <w:uiPriority w:val="2"/>
    <w:rsid w:val="00011D1B"/>
    <w:rPr>
      <w:rFonts w:asciiTheme="minorHAnsi" w:hAnsiTheme="minorHAnsi"/>
      <w:b/>
      <w:caps/>
      <w:color w:val="666666" w:themeColor="text2"/>
    </w:rPr>
  </w:style>
  <w:style w:type="character" w:styleId="CommentReference">
    <w:name w:val="annotation reference"/>
    <w:basedOn w:val="DefaultParagraphFont"/>
    <w:semiHidden/>
    <w:unhideWhenUsed/>
    <w:rsid w:val="0019338E"/>
    <w:rPr>
      <w:sz w:val="16"/>
      <w:szCs w:val="16"/>
    </w:rPr>
  </w:style>
  <w:style w:type="paragraph" w:styleId="CommentText">
    <w:name w:val="annotation text"/>
    <w:basedOn w:val="Normal"/>
    <w:link w:val="CommentTextChar"/>
    <w:semiHidden/>
    <w:unhideWhenUsed/>
    <w:rsid w:val="0019338E"/>
  </w:style>
  <w:style w:type="character" w:customStyle="1" w:styleId="CommentTextChar">
    <w:name w:val="Comment Text Char"/>
    <w:basedOn w:val="DefaultParagraphFont"/>
    <w:link w:val="CommentText"/>
    <w:semiHidden/>
    <w:rsid w:val="0019338E"/>
    <w:rPr>
      <w:rFonts w:asciiTheme="minorHAnsi" w:hAnsiTheme="minorHAnsi"/>
      <w:color w:val="666666" w:themeColor="text2"/>
    </w:rPr>
  </w:style>
  <w:style w:type="paragraph" w:styleId="CommentSubject">
    <w:name w:val="annotation subject"/>
    <w:basedOn w:val="CommentText"/>
    <w:next w:val="CommentText"/>
    <w:link w:val="CommentSubjectChar"/>
    <w:uiPriority w:val="99"/>
    <w:semiHidden/>
    <w:unhideWhenUsed/>
    <w:rsid w:val="0019338E"/>
    <w:rPr>
      <w:b/>
      <w:bCs/>
    </w:rPr>
  </w:style>
  <w:style w:type="character" w:customStyle="1" w:styleId="CommentSubjectChar">
    <w:name w:val="Comment Subject Char"/>
    <w:basedOn w:val="CommentTextChar"/>
    <w:link w:val="CommentSubject"/>
    <w:uiPriority w:val="99"/>
    <w:semiHidden/>
    <w:rsid w:val="0019338E"/>
    <w:rPr>
      <w:rFonts w:asciiTheme="minorHAnsi" w:hAnsiTheme="minorHAnsi"/>
      <w:b/>
      <w:bCs/>
      <w:color w:val="666666" w:themeColor="text2"/>
    </w:rPr>
  </w:style>
  <w:style w:type="paragraph" w:customStyle="1" w:styleId="CS-ListNumber">
    <w:name w:val="CS - List Number"/>
    <w:link w:val="CS-ListNumberChar"/>
    <w:qFormat/>
    <w:rsid w:val="005E6D65"/>
    <w:pPr>
      <w:numPr>
        <w:numId w:val="18"/>
      </w:numPr>
      <w:tabs>
        <w:tab w:val="left" w:pos="360"/>
        <w:tab w:val="left" w:pos="720"/>
        <w:tab w:val="left" w:pos="1080"/>
        <w:tab w:val="left" w:pos="1440"/>
      </w:tabs>
      <w:spacing w:after="120"/>
    </w:pPr>
    <w:rPr>
      <w:rFonts w:asciiTheme="minorHAnsi" w:eastAsia="Times" w:hAnsiTheme="minorHAnsi" w:cs="Times New Roman"/>
      <w:color w:val="666666" w:themeColor="text2"/>
    </w:rPr>
  </w:style>
  <w:style w:type="character" w:customStyle="1" w:styleId="CS-ListNumberChar">
    <w:name w:val="CS - List Number Char"/>
    <w:basedOn w:val="DefaultParagraphFont"/>
    <w:link w:val="CS-ListNumber"/>
    <w:rsid w:val="005E6D65"/>
    <w:rPr>
      <w:rFonts w:asciiTheme="minorHAnsi" w:eastAsia="Times" w:hAnsiTheme="minorHAnsi" w:cs="Times New Roman"/>
      <w:color w:val="666666" w:themeColor="text2"/>
    </w:rPr>
  </w:style>
  <w:style w:type="table" w:styleId="PlainTable4">
    <w:name w:val="Plain Table 4"/>
    <w:basedOn w:val="TableNormal"/>
    <w:uiPriority w:val="44"/>
    <w:rsid w:val="003176C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A605B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B6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886724">
      <w:bodyDiv w:val="1"/>
      <w:marLeft w:val="0"/>
      <w:marRight w:val="0"/>
      <w:marTop w:val="0"/>
      <w:marBottom w:val="0"/>
      <w:divBdr>
        <w:top w:val="none" w:sz="0" w:space="0" w:color="auto"/>
        <w:left w:val="none" w:sz="0" w:space="0" w:color="auto"/>
        <w:bottom w:val="none" w:sz="0" w:space="0" w:color="auto"/>
        <w:right w:val="none" w:sz="0" w:space="0" w:color="auto"/>
      </w:divBdr>
      <w:divsChild>
        <w:div w:id="1003749994">
          <w:marLeft w:val="0"/>
          <w:marRight w:val="0"/>
          <w:marTop w:val="0"/>
          <w:marBottom w:val="0"/>
          <w:divBdr>
            <w:top w:val="none" w:sz="0" w:space="0" w:color="auto"/>
            <w:left w:val="none" w:sz="0" w:space="0" w:color="auto"/>
            <w:bottom w:val="none" w:sz="0" w:space="0" w:color="auto"/>
            <w:right w:val="none" w:sz="0" w:space="0" w:color="auto"/>
          </w:divBdr>
        </w:div>
      </w:divsChild>
    </w:div>
    <w:div w:id="444420366">
      <w:bodyDiv w:val="1"/>
      <w:marLeft w:val="0"/>
      <w:marRight w:val="0"/>
      <w:marTop w:val="0"/>
      <w:marBottom w:val="0"/>
      <w:divBdr>
        <w:top w:val="none" w:sz="0" w:space="0" w:color="auto"/>
        <w:left w:val="none" w:sz="0" w:space="0" w:color="auto"/>
        <w:bottom w:val="none" w:sz="0" w:space="0" w:color="auto"/>
        <w:right w:val="none" w:sz="0" w:space="0" w:color="auto"/>
      </w:divBdr>
    </w:div>
    <w:div w:id="620455974">
      <w:bodyDiv w:val="1"/>
      <w:marLeft w:val="0"/>
      <w:marRight w:val="0"/>
      <w:marTop w:val="0"/>
      <w:marBottom w:val="0"/>
      <w:divBdr>
        <w:top w:val="none" w:sz="0" w:space="0" w:color="auto"/>
        <w:left w:val="none" w:sz="0" w:space="0" w:color="auto"/>
        <w:bottom w:val="none" w:sz="0" w:space="0" w:color="auto"/>
        <w:right w:val="none" w:sz="0" w:space="0" w:color="auto"/>
      </w:divBdr>
    </w:div>
    <w:div w:id="698823504">
      <w:bodyDiv w:val="1"/>
      <w:marLeft w:val="0"/>
      <w:marRight w:val="0"/>
      <w:marTop w:val="0"/>
      <w:marBottom w:val="0"/>
      <w:divBdr>
        <w:top w:val="none" w:sz="0" w:space="0" w:color="auto"/>
        <w:left w:val="none" w:sz="0" w:space="0" w:color="auto"/>
        <w:bottom w:val="none" w:sz="0" w:space="0" w:color="auto"/>
        <w:right w:val="none" w:sz="0" w:space="0" w:color="auto"/>
      </w:divBdr>
    </w:div>
    <w:div w:id="700210779">
      <w:bodyDiv w:val="1"/>
      <w:marLeft w:val="0"/>
      <w:marRight w:val="0"/>
      <w:marTop w:val="0"/>
      <w:marBottom w:val="0"/>
      <w:divBdr>
        <w:top w:val="none" w:sz="0" w:space="0" w:color="auto"/>
        <w:left w:val="none" w:sz="0" w:space="0" w:color="auto"/>
        <w:bottom w:val="none" w:sz="0" w:space="0" w:color="auto"/>
        <w:right w:val="none" w:sz="0" w:space="0" w:color="auto"/>
      </w:divBdr>
      <w:divsChild>
        <w:div w:id="179709942">
          <w:marLeft w:val="0"/>
          <w:marRight w:val="0"/>
          <w:marTop w:val="0"/>
          <w:marBottom w:val="0"/>
          <w:divBdr>
            <w:top w:val="none" w:sz="0" w:space="0" w:color="auto"/>
            <w:left w:val="none" w:sz="0" w:space="0" w:color="auto"/>
            <w:bottom w:val="none" w:sz="0" w:space="0" w:color="auto"/>
            <w:right w:val="none" w:sz="0" w:space="0" w:color="auto"/>
          </w:divBdr>
        </w:div>
      </w:divsChild>
    </w:div>
    <w:div w:id="960847452">
      <w:bodyDiv w:val="1"/>
      <w:marLeft w:val="0"/>
      <w:marRight w:val="0"/>
      <w:marTop w:val="0"/>
      <w:marBottom w:val="0"/>
      <w:divBdr>
        <w:top w:val="none" w:sz="0" w:space="0" w:color="auto"/>
        <w:left w:val="none" w:sz="0" w:space="0" w:color="auto"/>
        <w:bottom w:val="none" w:sz="0" w:space="0" w:color="auto"/>
        <w:right w:val="none" w:sz="0" w:space="0" w:color="auto"/>
      </w:divBdr>
    </w:div>
    <w:div w:id="1012802891">
      <w:bodyDiv w:val="1"/>
      <w:marLeft w:val="0"/>
      <w:marRight w:val="0"/>
      <w:marTop w:val="0"/>
      <w:marBottom w:val="0"/>
      <w:divBdr>
        <w:top w:val="none" w:sz="0" w:space="0" w:color="auto"/>
        <w:left w:val="none" w:sz="0" w:space="0" w:color="auto"/>
        <w:bottom w:val="none" w:sz="0" w:space="0" w:color="auto"/>
        <w:right w:val="none" w:sz="0" w:space="0" w:color="auto"/>
      </w:divBdr>
    </w:div>
    <w:div w:id="1025521433">
      <w:bodyDiv w:val="1"/>
      <w:marLeft w:val="0"/>
      <w:marRight w:val="0"/>
      <w:marTop w:val="0"/>
      <w:marBottom w:val="0"/>
      <w:divBdr>
        <w:top w:val="none" w:sz="0" w:space="0" w:color="auto"/>
        <w:left w:val="none" w:sz="0" w:space="0" w:color="auto"/>
        <w:bottom w:val="none" w:sz="0" w:space="0" w:color="auto"/>
        <w:right w:val="none" w:sz="0" w:space="0" w:color="auto"/>
      </w:divBdr>
    </w:div>
    <w:div w:id="1250577261">
      <w:bodyDiv w:val="1"/>
      <w:marLeft w:val="0"/>
      <w:marRight w:val="0"/>
      <w:marTop w:val="0"/>
      <w:marBottom w:val="0"/>
      <w:divBdr>
        <w:top w:val="none" w:sz="0" w:space="0" w:color="auto"/>
        <w:left w:val="none" w:sz="0" w:space="0" w:color="auto"/>
        <w:bottom w:val="none" w:sz="0" w:space="0" w:color="auto"/>
        <w:right w:val="none" w:sz="0" w:space="0" w:color="auto"/>
      </w:divBdr>
    </w:div>
    <w:div w:id="1410494858">
      <w:bodyDiv w:val="1"/>
      <w:marLeft w:val="0"/>
      <w:marRight w:val="0"/>
      <w:marTop w:val="0"/>
      <w:marBottom w:val="0"/>
      <w:divBdr>
        <w:top w:val="none" w:sz="0" w:space="0" w:color="auto"/>
        <w:left w:val="none" w:sz="0" w:space="0" w:color="auto"/>
        <w:bottom w:val="none" w:sz="0" w:space="0" w:color="auto"/>
        <w:right w:val="none" w:sz="0" w:space="0" w:color="auto"/>
      </w:divBdr>
    </w:div>
    <w:div w:id="1483497976">
      <w:bodyDiv w:val="1"/>
      <w:marLeft w:val="0"/>
      <w:marRight w:val="0"/>
      <w:marTop w:val="0"/>
      <w:marBottom w:val="0"/>
      <w:divBdr>
        <w:top w:val="none" w:sz="0" w:space="0" w:color="auto"/>
        <w:left w:val="none" w:sz="0" w:space="0" w:color="auto"/>
        <w:bottom w:val="none" w:sz="0" w:space="0" w:color="auto"/>
        <w:right w:val="none" w:sz="0" w:space="0" w:color="auto"/>
      </w:divBdr>
      <w:divsChild>
        <w:div w:id="77213024">
          <w:marLeft w:val="0"/>
          <w:marRight w:val="0"/>
          <w:marTop w:val="0"/>
          <w:marBottom w:val="0"/>
          <w:divBdr>
            <w:top w:val="none" w:sz="0" w:space="0" w:color="auto"/>
            <w:left w:val="none" w:sz="0" w:space="0" w:color="auto"/>
            <w:bottom w:val="single" w:sz="18" w:space="18" w:color="D3DBE4"/>
            <w:right w:val="none" w:sz="0" w:space="0" w:color="auto"/>
          </w:divBdr>
          <w:divsChild>
            <w:div w:id="12885812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3664920">
          <w:marLeft w:val="0"/>
          <w:marRight w:val="0"/>
          <w:marTop w:val="0"/>
          <w:marBottom w:val="0"/>
          <w:divBdr>
            <w:top w:val="none" w:sz="0" w:space="0" w:color="auto"/>
            <w:left w:val="none" w:sz="0" w:space="0" w:color="auto"/>
            <w:bottom w:val="none" w:sz="0" w:space="0" w:color="auto"/>
            <w:right w:val="none" w:sz="0" w:space="0" w:color="auto"/>
          </w:divBdr>
        </w:div>
      </w:divsChild>
    </w:div>
    <w:div w:id="1569996429">
      <w:bodyDiv w:val="1"/>
      <w:marLeft w:val="0"/>
      <w:marRight w:val="0"/>
      <w:marTop w:val="0"/>
      <w:marBottom w:val="0"/>
      <w:divBdr>
        <w:top w:val="none" w:sz="0" w:space="0" w:color="auto"/>
        <w:left w:val="none" w:sz="0" w:space="0" w:color="auto"/>
        <w:bottom w:val="none" w:sz="0" w:space="0" w:color="auto"/>
        <w:right w:val="none" w:sz="0" w:space="0" w:color="auto"/>
      </w:divBdr>
    </w:div>
    <w:div w:id="1622956544">
      <w:bodyDiv w:val="1"/>
      <w:marLeft w:val="0"/>
      <w:marRight w:val="0"/>
      <w:marTop w:val="0"/>
      <w:marBottom w:val="0"/>
      <w:divBdr>
        <w:top w:val="none" w:sz="0" w:space="0" w:color="auto"/>
        <w:left w:val="none" w:sz="0" w:space="0" w:color="auto"/>
        <w:bottom w:val="none" w:sz="0" w:space="0" w:color="auto"/>
        <w:right w:val="none" w:sz="0" w:space="0" w:color="auto"/>
      </w:divBdr>
    </w:div>
    <w:div w:id="1638802037">
      <w:bodyDiv w:val="1"/>
      <w:marLeft w:val="0"/>
      <w:marRight w:val="0"/>
      <w:marTop w:val="0"/>
      <w:marBottom w:val="0"/>
      <w:divBdr>
        <w:top w:val="none" w:sz="0" w:space="0" w:color="auto"/>
        <w:left w:val="none" w:sz="0" w:space="0" w:color="auto"/>
        <w:bottom w:val="none" w:sz="0" w:space="0" w:color="auto"/>
        <w:right w:val="none" w:sz="0" w:space="0" w:color="auto"/>
      </w:divBdr>
    </w:div>
    <w:div w:id="1843931306">
      <w:bodyDiv w:val="1"/>
      <w:marLeft w:val="0"/>
      <w:marRight w:val="0"/>
      <w:marTop w:val="0"/>
      <w:marBottom w:val="0"/>
      <w:divBdr>
        <w:top w:val="none" w:sz="0" w:space="0" w:color="auto"/>
        <w:left w:val="none" w:sz="0" w:space="0" w:color="auto"/>
        <w:bottom w:val="none" w:sz="0" w:space="0" w:color="auto"/>
        <w:right w:val="none" w:sz="0" w:space="0" w:color="auto"/>
      </w:divBdr>
    </w:div>
    <w:div w:id="1954365193">
      <w:bodyDiv w:val="1"/>
      <w:marLeft w:val="0"/>
      <w:marRight w:val="0"/>
      <w:marTop w:val="0"/>
      <w:marBottom w:val="0"/>
      <w:divBdr>
        <w:top w:val="none" w:sz="0" w:space="0" w:color="auto"/>
        <w:left w:val="none" w:sz="0" w:space="0" w:color="auto"/>
        <w:bottom w:val="none" w:sz="0" w:space="0" w:color="auto"/>
        <w:right w:val="none" w:sz="0" w:space="0" w:color="auto"/>
      </w:divBdr>
    </w:div>
    <w:div w:id="1969121114">
      <w:bodyDiv w:val="1"/>
      <w:marLeft w:val="0"/>
      <w:marRight w:val="0"/>
      <w:marTop w:val="0"/>
      <w:marBottom w:val="0"/>
      <w:divBdr>
        <w:top w:val="none" w:sz="0" w:space="0" w:color="auto"/>
        <w:left w:val="none" w:sz="0" w:space="0" w:color="auto"/>
        <w:bottom w:val="none" w:sz="0" w:space="0" w:color="auto"/>
        <w:right w:val="none" w:sz="0" w:space="0" w:color="auto"/>
      </w:divBdr>
    </w:div>
    <w:div w:id="207894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19A683AF6443978A973D82D9AB3601"/>
        <w:category>
          <w:name w:val="General"/>
          <w:gallery w:val="placeholder"/>
        </w:category>
        <w:types>
          <w:type w:val="bbPlcHdr"/>
        </w:types>
        <w:behaviors>
          <w:behavior w:val="content"/>
        </w:behaviors>
        <w:guid w:val="{ABB6B2CF-8B86-45CC-9531-C678B5ED84A7}"/>
      </w:docPartPr>
      <w:docPartBody>
        <w:p w:rsidR="0050624D" w:rsidRDefault="00500E96">
          <w:pPr>
            <w:pStyle w:val="C019A683AF6443978A973D82D9AB3601"/>
          </w:pPr>
          <w:r w:rsidRPr="00CA0F1D">
            <w:rPr>
              <w:rStyle w:val="PlaceholderText"/>
            </w:rPr>
            <w:t>Enter any content that you want to repeat, including other content controls. You can also insert this control around table rows in order to repeat parts of a table.</w:t>
          </w:r>
        </w:p>
      </w:docPartBody>
    </w:docPart>
    <w:docPart>
      <w:docPartPr>
        <w:name w:val="DBEBC4C136FB4289938EB741C8FE21FB"/>
        <w:category>
          <w:name w:val="General"/>
          <w:gallery w:val="placeholder"/>
        </w:category>
        <w:types>
          <w:type w:val="bbPlcHdr"/>
        </w:types>
        <w:behaviors>
          <w:behavior w:val="content"/>
        </w:behaviors>
        <w:guid w:val="{F1D275B6-7558-4FF6-9173-B884DE869216}"/>
      </w:docPartPr>
      <w:docPartBody>
        <w:p w:rsidR="0050624D" w:rsidRDefault="00500E96">
          <w:pPr>
            <w:pStyle w:val="DBEBC4C136FB4289938EB741C8FE21FB"/>
          </w:pPr>
          <w:r>
            <w:rPr>
              <w:rStyle w:val="PlaceholderText"/>
            </w:rPr>
            <w:t>0.0a</w:t>
          </w:r>
        </w:p>
      </w:docPartBody>
    </w:docPart>
    <w:docPart>
      <w:docPartPr>
        <w:name w:val="4ACFBD2E808A453FBC363CC5CDF9E558"/>
        <w:category>
          <w:name w:val="General"/>
          <w:gallery w:val="placeholder"/>
        </w:category>
        <w:types>
          <w:type w:val="bbPlcHdr"/>
        </w:types>
        <w:behaviors>
          <w:behavior w:val="content"/>
        </w:behaviors>
        <w:guid w:val="{0D8DAF4B-12E8-4C2A-A955-AE991A222BF0}"/>
      </w:docPartPr>
      <w:docPartBody>
        <w:p w:rsidR="0050624D" w:rsidRDefault="00500E96">
          <w:pPr>
            <w:pStyle w:val="4ACFBD2E808A453FBC363CC5CDF9E558"/>
          </w:pPr>
          <w:r>
            <w:rPr>
              <w:rStyle w:val="PlaceholderText"/>
            </w:rPr>
            <w:t>Additional Details</w:t>
          </w:r>
        </w:p>
      </w:docPartBody>
    </w:docPart>
    <w:docPart>
      <w:docPartPr>
        <w:name w:val="083EE130A7DB49479988EE9E2C5B8814"/>
        <w:category>
          <w:name w:val="General"/>
          <w:gallery w:val="placeholder"/>
        </w:category>
        <w:types>
          <w:type w:val="bbPlcHdr"/>
        </w:types>
        <w:behaviors>
          <w:behavior w:val="content"/>
        </w:behaviors>
        <w:guid w:val="{45DCE077-C494-4F3A-A2B3-874253882988}"/>
      </w:docPartPr>
      <w:docPartBody>
        <w:p w:rsidR="0050624D" w:rsidRDefault="00500E96">
          <w:pPr>
            <w:pStyle w:val="083EE130A7DB49479988EE9E2C5B8814"/>
          </w:pPr>
          <w:r>
            <w:rPr>
              <w:rStyle w:val="CroweTableCopyChar"/>
              <w:rFonts w:eastAsiaTheme="minorHAnsi"/>
            </w:rPr>
            <w:t>First &amp; Last Name</w:t>
          </w:r>
        </w:p>
      </w:docPartBody>
    </w:docPart>
    <w:docPart>
      <w:docPartPr>
        <w:name w:val="CE56E9DAD628487ABABEE21877BF8799"/>
        <w:category>
          <w:name w:val="General"/>
          <w:gallery w:val="placeholder"/>
        </w:category>
        <w:types>
          <w:type w:val="bbPlcHdr"/>
        </w:types>
        <w:behaviors>
          <w:behavior w:val="content"/>
        </w:behaviors>
        <w:guid w:val="{E93DF929-DDDC-4BE5-A39E-0BBC7E5B85F5}"/>
      </w:docPartPr>
      <w:docPartBody>
        <w:p w:rsidR="0050624D" w:rsidRDefault="00500E96">
          <w:pPr>
            <w:pStyle w:val="CE56E9DAD628487ABABEE21877BF8799"/>
          </w:pPr>
          <w:r>
            <w:rPr>
              <w:rStyle w:val="PlaceholderText"/>
            </w:rPr>
            <w:t>00/00/00</w:t>
          </w:r>
        </w:p>
      </w:docPartBody>
    </w:docPart>
    <w:docPart>
      <w:docPartPr>
        <w:name w:val="CFD57EAC65D94FE0BEADF686EBCDF49C"/>
        <w:category>
          <w:name w:val="General"/>
          <w:gallery w:val="placeholder"/>
        </w:category>
        <w:types>
          <w:type w:val="bbPlcHdr"/>
        </w:types>
        <w:behaviors>
          <w:behavior w:val="content"/>
        </w:behaviors>
        <w:guid w:val="{DE65FC55-851C-49AF-924A-16BE886EE50D}"/>
      </w:docPartPr>
      <w:docPartBody>
        <w:p w:rsidR="0050624D" w:rsidRDefault="00500E96">
          <w:pPr>
            <w:pStyle w:val="CFD57EAC65D94FE0BEADF686EBCDF49C"/>
          </w:pPr>
          <w:r w:rsidRPr="005F56CD">
            <w:t>[Enter document title]</w:t>
          </w:r>
        </w:p>
      </w:docPartBody>
    </w:docPart>
    <w:docPart>
      <w:docPartPr>
        <w:name w:val="F2877F0FFC1F454E82B529271E7ED17D"/>
        <w:category>
          <w:name w:val="General"/>
          <w:gallery w:val="placeholder"/>
        </w:category>
        <w:types>
          <w:type w:val="bbPlcHdr"/>
        </w:types>
        <w:behaviors>
          <w:behavior w:val="content"/>
        </w:behaviors>
        <w:guid w:val="{054549FA-FACE-4145-8529-A108C2597C6C}"/>
      </w:docPartPr>
      <w:docPartBody>
        <w:p w:rsidR="0050624D" w:rsidRDefault="00500E96">
          <w:pPr>
            <w:pStyle w:val="F2877F0FFC1F454E82B529271E7ED17D"/>
          </w:pPr>
          <w:r>
            <w:t>[Enter document subheading, instructions, context, etc]</w:t>
          </w:r>
        </w:p>
      </w:docPartBody>
    </w:docPart>
    <w:docPart>
      <w:docPartPr>
        <w:name w:val="9E72849480CB4E05B8490FCCBD751649"/>
        <w:category>
          <w:name w:val="General"/>
          <w:gallery w:val="placeholder"/>
        </w:category>
        <w:types>
          <w:type w:val="bbPlcHdr"/>
        </w:types>
        <w:behaviors>
          <w:behavior w:val="content"/>
        </w:behaviors>
        <w:guid w:val="{930E232C-D798-4F0C-8187-6BE885E69EFE}"/>
      </w:docPartPr>
      <w:docPartBody>
        <w:p w:rsidR="0050624D" w:rsidRDefault="00500E96">
          <w:pPr>
            <w:pStyle w:val="9E72849480CB4E05B8490FCCBD751649"/>
          </w:pPr>
          <w:r w:rsidRPr="006C21C6">
            <w:rPr>
              <w:rStyle w:val="CS-Client"/>
            </w:rPr>
            <w:t>[</w:t>
          </w:r>
          <w:r>
            <w:rPr>
              <w:rStyle w:val="CS-Client"/>
            </w:rPr>
            <w:t>Enter client name</w:t>
          </w:r>
          <w:r w:rsidRPr="006C21C6">
            <w:rPr>
              <w:rStyle w:val="CS-Client"/>
            </w:rPr>
            <w:t>]</w:t>
          </w:r>
        </w:p>
      </w:docPartBody>
    </w:docPart>
    <w:docPart>
      <w:docPartPr>
        <w:name w:val="7745DF1AC706400D937C45F8C2D1724C"/>
        <w:category>
          <w:name w:val="General"/>
          <w:gallery w:val="placeholder"/>
        </w:category>
        <w:types>
          <w:type w:val="bbPlcHdr"/>
        </w:types>
        <w:behaviors>
          <w:behavior w:val="content"/>
        </w:behaviors>
        <w:guid w:val="{99B36156-0436-4F56-9AC8-EFB8A8E98933}"/>
      </w:docPartPr>
      <w:docPartBody>
        <w:p w:rsidR="0050624D" w:rsidRDefault="00500E96">
          <w:pPr>
            <w:pStyle w:val="7745DF1AC706400D937C45F8C2D1724C"/>
          </w:pPr>
          <w:r w:rsidRPr="00DC4D64">
            <w:rPr>
              <w:rStyle w:val="CS-CoverSubtitle"/>
            </w:rPr>
            <w:t>[Enter document title]</w:t>
          </w:r>
        </w:p>
      </w:docPartBody>
    </w:docPart>
    <w:docPart>
      <w:docPartPr>
        <w:name w:val="2E118BB1ADBA4BE4AC6DA4E4E231AC8B"/>
        <w:category>
          <w:name w:val="General"/>
          <w:gallery w:val="placeholder"/>
        </w:category>
        <w:types>
          <w:type w:val="bbPlcHdr"/>
        </w:types>
        <w:behaviors>
          <w:behavior w:val="content"/>
        </w:behaviors>
        <w:guid w:val="{09B1D0C1-BF20-402A-B828-3E642EE6C316}"/>
      </w:docPartPr>
      <w:docPartBody>
        <w:p w:rsidR="005B1E3A" w:rsidRDefault="005B1E3A" w:rsidP="005B1E3A">
          <w:pPr>
            <w:pStyle w:val="2E118BB1ADBA4BE4AC6DA4E4E231AC8B"/>
          </w:pPr>
          <w:r w:rsidRPr="00CA0F1D">
            <w:rPr>
              <w:rStyle w:val="PlaceholderText"/>
            </w:rPr>
            <w:t>Enter any content that you want to repeat, including other content controls. You can also insert this control around table rows in order to repeat parts of a table.</w:t>
          </w:r>
        </w:p>
      </w:docPartBody>
    </w:docPart>
    <w:docPart>
      <w:docPartPr>
        <w:name w:val="9CF4E0FB84FD43EBB28D0408CD91DD33"/>
        <w:category>
          <w:name w:val="General"/>
          <w:gallery w:val="placeholder"/>
        </w:category>
        <w:types>
          <w:type w:val="bbPlcHdr"/>
        </w:types>
        <w:behaviors>
          <w:behavior w:val="content"/>
        </w:behaviors>
        <w:guid w:val="{F7E7F9D9-D4C9-485E-BCD5-57BF3B66DA75}"/>
      </w:docPartPr>
      <w:docPartBody>
        <w:p w:rsidR="005B1E3A" w:rsidRDefault="005B1E3A" w:rsidP="005B1E3A">
          <w:pPr>
            <w:pStyle w:val="9CF4E0FB84FD43EBB28D0408CD91DD33"/>
          </w:pPr>
          <w:r>
            <w:rPr>
              <w:rStyle w:val="PlaceholderText"/>
            </w:rPr>
            <w:t>0.0a</w:t>
          </w:r>
        </w:p>
      </w:docPartBody>
    </w:docPart>
    <w:docPart>
      <w:docPartPr>
        <w:name w:val="7F8737A87D8D40FA9F19EBA7557ACAE0"/>
        <w:category>
          <w:name w:val="General"/>
          <w:gallery w:val="placeholder"/>
        </w:category>
        <w:types>
          <w:type w:val="bbPlcHdr"/>
        </w:types>
        <w:behaviors>
          <w:behavior w:val="content"/>
        </w:behaviors>
        <w:guid w:val="{85AF3DE1-0632-464F-8A22-BFF83295FA36}"/>
      </w:docPartPr>
      <w:docPartBody>
        <w:p w:rsidR="005B1E3A" w:rsidRDefault="005B1E3A" w:rsidP="005B1E3A">
          <w:pPr>
            <w:pStyle w:val="7F8737A87D8D40FA9F19EBA7557ACAE0"/>
          </w:pPr>
          <w:r>
            <w:rPr>
              <w:rStyle w:val="CroweTableCopyChar"/>
              <w:rFonts w:eastAsiaTheme="minorHAnsi"/>
            </w:rPr>
            <w:t>First &amp; Last Name</w:t>
          </w:r>
        </w:p>
      </w:docPartBody>
    </w:docPart>
    <w:docPart>
      <w:docPartPr>
        <w:name w:val="A5A90C1F9FC94BF98FEB7EAD310EAE7C"/>
        <w:category>
          <w:name w:val="General"/>
          <w:gallery w:val="placeholder"/>
        </w:category>
        <w:types>
          <w:type w:val="bbPlcHdr"/>
        </w:types>
        <w:behaviors>
          <w:behavior w:val="content"/>
        </w:behaviors>
        <w:guid w:val="{9065AE3E-CA14-4295-B6B7-242D64DA5A08}"/>
      </w:docPartPr>
      <w:docPartBody>
        <w:p w:rsidR="005B1E3A" w:rsidRDefault="005B1E3A" w:rsidP="005B1E3A">
          <w:pPr>
            <w:pStyle w:val="A5A90C1F9FC94BF98FEB7EAD310EAE7C"/>
          </w:pPr>
          <w:r>
            <w:rPr>
              <w:rStyle w:val="PlaceholderText"/>
            </w:rPr>
            <w:t>00/00/00</w:t>
          </w:r>
        </w:p>
      </w:docPartBody>
    </w:docPart>
    <w:docPart>
      <w:docPartPr>
        <w:name w:val="8694E49D7A6040C0B5DC07C3299D7917"/>
        <w:category>
          <w:name w:val="General"/>
          <w:gallery w:val="placeholder"/>
        </w:category>
        <w:types>
          <w:type w:val="bbPlcHdr"/>
        </w:types>
        <w:behaviors>
          <w:behavior w:val="content"/>
        </w:behaviors>
        <w:guid w:val="{A24F43CE-8332-4429-8554-E93FA7D486EB}"/>
      </w:docPartPr>
      <w:docPartBody>
        <w:p w:rsidR="00D917EA" w:rsidRDefault="003C1AF1" w:rsidP="003C1AF1">
          <w:pPr>
            <w:pStyle w:val="8694E49D7A6040C0B5DC07C3299D7917"/>
          </w:pPr>
          <w:r w:rsidRPr="00CA0F1D">
            <w:rPr>
              <w:rStyle w:val="PlaceholderText"/>
            </w:rPr>
            <w:t>Enter any content that you want to repeat, including other content controls. You can also insert this control around table rows in order to repeat parts of a table.</w:t>
          </w:r>
        </w:p>
      </w:docPartBody>
    </w:docPart>
    <w:docPart>
      <w:docPartPr>
        <w:name w:val="3D8E6BC49F424170B34E463588A5C015"/>
        <w:category>
          <w:name w:val="General"/>
          <w:gallery w:val="placeholder"/>
        </w:category>
        <w:types>
          <w:type w:val="bbPlcHdr"/>
        </w:types>
        <w:behaviors>
          <w:behavior w:val="content"/>
        </w:behaviors>
        <w:guid w:val="{DAD349AD-2A01-44DE-87A0-E8B7C3898CC2}"/>
      </w:docPartPr>
      <w:docPartBody>
        <w:p w:rsidR="00D917EA" w:rsidRDefault="003C1AF1" w:rsidP="003C1AF1">
          <w:pPr>
            <w:pStyle w:val="3D8E6BC49F424170B34E463588A5C015"/>
          </w:pPr>
          <w:r>
            <w:rPr>
              <w:rStyle w:val="PlaceholderText"/>
            </w:rPr>
            <w:t>0.0a</w:t>
          </w:r>
        </w:p>
      </w:docPartBody>
    </w:docPart>
    <w:docPart>
      <w:docPartPr>
        <w:name w:val="5E8ED021552F4108AEBD9B45F3312B55"/>
        <w:category>
          <w:name w:val="General"/>
          <w:gallery w:val="placeholder"/>
        </w:category>
        <w:types>
          <w:type w:val="bbPlcHdr"/>
        </w:types>
        <w:behaviors>
          <w:behavior w:val="content"/>
        </w:behaviors>
        <w:guid w:val="{2AD39C28-C031-4791-B8EC-8AA2C483C02C}"/>
      </w:docPartPr>
      <w:docPartBody>
        <w:p w:rsidR="00D917EA" w:rsidRDefault="003C1AF1" w:rsidP="003C1AF1">
          <w:pPr>
            <w:pStyle w:val="5E8ED021552F4108AEBD9B45F3312B55"/>
          </w:pPr>
          <w:r>
            <w:rPr>
              <w:rStyle w:val="CroweTableCopyChar"/>
              <w:rFonts w:eastAsiaTheme="minorHAnsi"/>
            </w:rPr>
            <w:t>First &amp; Last Name</w:t>
          </w:r>
        </w:p>
      </w:docPartBody>
    </w:docPart>
    <w:docPart>
      <w:docPartPr>
        <w:name w:val="82446124E72C4E6E9C088D7E104AC60D"/>
        <w:category>
          <w:name w:val="General"/>
          <w:gallery w:val="placeholder"/>
        </w:category>
        <w:types>
          <w:type w:val="bbPlcHdr"/>
        </w:types>
        <w:behaviors>
          <w:behavior w:val="content"/>
        </w:behaviors>
        <w:guid w:val="{EC00D2C8-8EFA-4470-A4DB-C9D2E5121D54}"/>
      </w:docPartPr>
      <w:docPartBody>
        <w:p w:rsidR="00D917EA" w:rsidRDefault="003C1AF1" w:rsidP="003C1AF1">
          <w:pPr>
            <w:pStyle w:val="82446124E72C4E6E9C088D7E104AC60D"/>
          </w:pPr>
          <w:r>
            <w:rPr>
              <w:rStyle w:val="PlaceholderText"/>
            </w:rPr>
            <w:t>00/00/00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E96"/>
    <w:rsid w:val="00053E32"/>
    <w:rsid w:val="0014188F"/>
    <w:rsid w:val="001431CE"/>
    <w:rsid w:val="001F0495"/>
    <w:rsid w:val="001F4779"/>
    <w:rsid w:val="00255CE7"/>
    <w:rsid w:val="00276D82"/>
    <w:rsid w:val="00305C8B"/>
    <w:rsid w:val="00324585"/>
    <w:rsid w:val="003307ED"/>
    <w:rsid w:val="0034283A"/>
    <w:rsid w:val="00385187"/>
    <w:rsid w:val="00394B27"/>
    <w:rsid w:val="003C1AF1"/>
    <w:rsid w:val="003C2A48"/>
    <w:rsid w:val="00464A0C"/>
    <w:rsid w:val="00464DBD"/>
    <w:rsid w:val="004A4A2C"/>
    <w:rsid w:val="004F5778"/>
    <w:rsid w:val="00500E96"/>
    <w:rsid w:val="0050624D"/>
    <w:rsid w:val="0051447A"/>
    <w:rsid w:val="005300A2"/>
    <w:rsid w:val="0057657F"/>
    <w:rsid w:val="005A20DF"/>
    <w:rsid w:val="005B1E3A"/>
    <w:rsid w:val="005F35B0"/>
    <w:rsid w:val="00602B5C"/>
    <w:rsid w:val="00667D89"/>
    <w:rsid w:val="006701F7"/>
    <w:rsid w:val="006C4C9B"/>
    <w:rsid w:val="006D2D97"/>
    <w:rsid w:val="006E0E0F"/>
    <w:rsid w:val="006E128B"/>
    <w:rsid w:val="00735E2F"/>
    <w:rsid w:val="00781C11"/>
    <w:rsid w:val="007B4565"/>
    <w:rsid w:val="007C79CF"/>
    <w:rsid w:val="007D169F"/>
    <w:rsid w:val="00810759"/>
    <w:rsid w:val="00812AB1"/>
    <w:rsid w:val="00840BED"/>
    <w:rsid w:val="008A359A"/>
    <w:rsid w:val="008B3B39"/>
    <w:rsid w:val="008C6B37"/>
    <w:rsid w:val="00912410"/>
    <w:rsid w:val="00950357"/>
    <w:rsid w:val="00992D6C"/>
    <w:rsid w:val="009A6D1D"/>
    <w:rsid w:val="009B2627"/>
    <w:rsid w:val="009C302F"/>
    <w:rsid w:val="009E1976"/>
    <w:rsid w:val="009F566F"/>
    <w:rsid w:val="009F6D33"/>
    <w:rsid w:val="00A14EE4"/>
    <w:rsid w:val="00A17694"/>
    <w:rsid w:val="00A463EF"/>
    <w:rsid w:val="00A5379F"/>
    <w:rsid w:val="00A820E9"/>
    <w:rsid w:val="00A8739F"/>
    <w:rsid w:val="00A95EA3"/>
    <w:rsid w:val="00B044B7"/>
    <w:rsid w:val="00B30DC2"/>
    <w:rsid w:val="00B749D5"/>
    <w:rsid w:val="00C131B2"/>
    <w:rsid w:val="00C32ED5"/>
    <w:rsid w:val="00C33AEC"/>
    <w:rsid w:val="00C3725F"/>
    <w:rsid w:val="00C93EBF"/>
    <w:rsid w:val="00CC4DA2"/>
    <w:rsid w:val="00CE028B"/>
    <w:rsid w:val="00D31671"/>
    <w:rsid w:val="00D90689"/>
    <w:rsid w:val="00D917EA"/>
    <w:rsid w:val="00DB0663"/>
    <w:rsid w:val="00DB0DBE"/>
    <w:rsid w:val="00DC1B68"/>
    <w:rsid w:val="00E07F1A"/>
    <w:rsid w:val="00E45D65"/>
    <w:rsid w:val="00EE3558"/>
    <w:rsid w:val="00F30AF4"/>
    <w:rsid w:val="00F53D27"/>
    <w:rsid w:val="00F64260"/>
    <w:rsid w:val="00F76729"/>
    <w:rsid w:val="00FB2277"/>
    <w:rsid w:val="00FF56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1AF1"/>
    <w:rPr>
      <w:color w:val="808080"/>
    </w:rPr>
  </w:style>
  <w:style w:type="paragraph" w:customStyle="1" w:styleId="C019A683AF6443978A973D82D9AB3601">
    <w:name w:val="C019A683AF6443978A973D82D9AB3601"/>
  </w:style>
  <w:style w:type="paragraph" w:customStyle="1" w:styleId="DBEBC4C136FB4289938EB741C8FE21FB">
    <w:name w:val="DBEBC4C136FB4289938EB741C8FE21FB"/>
  </w:style>
  <w:style w:type="paragraph" w:customStyle="1" w:styleId="4ACFBD2E808A453FBC363CC5CDF9E558">
    <w:name w:val="4ACFBD2E808A453FBC363CC5CDF9E558"/>
  </w:style>
  <w:style w:type="paragraph" w:customStyle="1" w:styleId="CroweTableCopy">
    <w:name w:val="Crowe Table Copy"/>
    <w:basedOn w:val="Normal"/>
    <w:link w:val="CroweTableCopyChar"/>
    <w:autoRedefine/>
    <w:uiPriority w:val="4"/>
    <w:rsid w:val="003C1AF1"/>
    <w:pPr>
      <w:widowControl w:val="0"/>
      <w:autoSpaceDE w:val="0"/>
      <w:autoSpaceDN w:val="0"/>
      <w:adjustRightInd w:val="0"/>
      <w:spacing w:after="0" w:line="280" w:lineRule="exact"/>
    </w:pPr>
    <w:rPr>
      <w:rFonts w:eastAsia="Times New Roman" w:cs="Times New Roman"/>
      <w:sz w:val="20"/>
      <w:szCs w:val="24"/>
    </w:rPr>
  </w:style>
  <w:style w:type="character" w:customStyle="1" w:styleId="CroweTableCopyChar">
    <w:name w:val="Crowe Table Copy Char"/>
    <w:basedOn w:val="DefaultParagraphFont"/>
    <w:link w:val="CroweTableCopy"/>
    <w:uiPriority w:val="4"/>
    <w:locked/>
    <w:rsid w:val="003C1AF1"/>
    <w:rPr>
      <w:rFonts w:eastAsia="Times New Roman" w:cs="Times New Roman"/>
      <w:sz w:val="20"/>
      <w:szCs w:val="24"/>
    </w:rPr>
  </w:style>
  <w:style w:type="paragraph" w:customStyle="1" w:styleId="083EE130A7DB49479988EE9E2C5B8814">
    <w:name w:val="083EE130A7DB49479988EE9E2C5B8814"/>
  </w:style>
  <w:style w:type="paragraph" w:customStyle="1" w:styleId="CE56E9DAD628487ABABEE21877BF8799">
    <w:name w:val="CE56E9DAD628487ABABEE21877BF8799"/>
  </w:style>
  <w:style w:type="paragraph" w:customStyle="1" w:styleId="CFD57EAC65D94FE0BEADF686EBCDF49C">
    <w:name w:val="CFD57EAC65D94FE0BEADF686EBCDF49C"/>
  </w:style>
  <w:style w:type="paragraph" w:customStyle="1" w:styleId="F2877F0FFC1F454E82B529271E7ED17D">
    <w:name w:val="F2877F0FFC1F454E82B529271E7ED17D"/>
  </w:style>
  <w:style w:type="character" w:customStyle="1" w:styleId="CS-Client">
    <w:name w:val="CS - Client"/>
    <w:uiPriority w:val="1"/>
    <w:qFormat/>
    <w:rPr>
      <w:rFonts w:asciiTheme="minorHAnsi" w:hAnsiTheme="minorHAnsi"/>
      <w:b/>
      <w:color w:val="156082" w:themeColor="accent1"/>
      <w:sz w:val="20"/>
    </w:rPr>
  </w:style>
  <w:style w:type="paragraph" w:customStyle="1" w:styleId="9E72849480CB4E05B8490FCCBD751649">
    <w:name w:val="9E72849480CB4E05B8490FCCBD751649"/>
  </w:style>
  <w:style w:type="character" w:customStyle="1" w:styleId="CS-CoverSubtitle">
    <w:name w:val="CS - Cover Subtitle"/>
    <w:uiPriority w:val="1"/>
    <w:qFormat/>
    <w:rPr>
      <w:rFonts w:asciiTheme="minorHAnsi" w:hAnsiTheme="minorHAnsi"/>
      <w:b w:val="0"/>
      <w:i w:val="0"/>
      <w:color w:val="0E2841" w:themeColor="text2"/>
      <w:sz w:val="20"/>
    </w:rPr>
  </w:style>
  <w:style w:type="paragraph" w:customStyle="1" w:styleId="7745DF1AC706400D937C45F8C2D1724C">
    <w:name w:val="7745DF1AC706400D937C45F8C2D1724C"/>
  </w:style>
  <w:style w:type="paragraph" w:customStyle="1" w:styleId="2E118BB1ADBA4BE4AC6DA4E4E231AC8B">
    <w:name w:val="2E118BB1ADBA4BE4AC6DA4E4E231AC8B"/>
    <w:rsid w:val="005B1E3A"/>
    <w:pPr>
      <w:spacing w:line="278" w:lineRule="auto"/>
    </w:pPr>
    <w:rPr>
      <w:kern w:val="2"/>
      <w:sz w:val="24"/>
      <w:szCs w:val="24"/>
      <w14:ligatures w14:val="standardContextual"/>
    </w:rPr>
  </w:style>
  <w:style w:type="paragraph" w:customStyle="1" w:styleId="9CF4E0FB84FD43EBB28D0408CD91DD33">
    <w:name w:val="9CF4E0FB84FD43EBB28D0408CD91DD33"/>
    <w:rsid w:val="005B1E3A"/>
    <w:pPr>
      <w:spacing w:line="278" w:lineRule="auto"/>
    </w:pPr>
    <w:rPr>
      <w:kern w:val="2"/>
      <w:sz w:val="24"/>
      <w:szCs w:val="24"/>
      <w14:ligatures w14:val="standardContextual"/>
    </w:rPr>
  </w:style>
  <w:style w:type="paragraph" w:customStyle="1" w:styleId="8694E49D7A6040C0B5DC07C3299D7917">
    <w:name w:val="8694E49D7A6040C0B5DC07C3299D7917"/>
    <w:rsid w:val="003C1AF1"/>
    <w:pPr>
      <w:spacing w:line="278" w:lineRule="auto"/>
    </w:pPr>
    <w:rPr>
      <w:kern w:val="2"/>
      <w:sz w:val="24"/>
      <w:szCs w:val="24"/>
      <w14:ligatures w14:val="standardContextual"/>
    </w:rPr>
  </w:style>
  <w:style w:type="paragraph" w:customStyle="1" w:styleId="7F8737A87D8D40FA9F19EBA7557ACAE0">
    <w:name w:val="7F8737A87D8D40FA9F19EBA7557ACAE0"/>
    <w:rsid w:val="005B1E3A"/>
    <w:pPr>
      <w:spacing w:line="278" w:lineRule="auto"/>
    </w:pPr>
    <w:rPr>
      <w:kern w:val="2"/>
      <w:sz w:val="24"/>
      <w:szCs w:val="24"/>
      <w14:ligatures w14:val="standardContextual"/>
    </w:rPr>
  </w:style>
  <w:style w:type="paragraph" w:customStyle="1" w:styleId="A5A90C1F9FC94BF98FEB7EAD310EAE7C">
    <w:name w:val="A5A90C1F9FC94BF98FEB7EAD310EAE7C"/>
    <w:rsid w:val="005B1E3A"/>
    <w:pPr>
      <w:spacing w:line="278" w:lineRule="auto"/>
    </w:pPr>
    <w:rPr>
      <w:kern w:val="2"/>
      <w:sz w:val="24"/>
      <w:szCs w:val="24"/>
      <w14:ligatures w14:val="standardContextual"/>
    </w:rPr>
  </w:style>
  <w:style w:type="paragraph" w:customStyle="1" w:styleId="3D8E6BC49F424170B34E463588A5C015">
    <w:name w:val="3D8E6BC49F424170B34E463588A5C015"/>
    <w:rsid w:val="003C1AF1"/>
    <w:pPr>
      <w:spacing w:line="278" w:lineRule="auto"/>
    </w:pPr>
    <w:rPr>
      <w:kern w:val="2"/>
      <w:sz w:val="24"/>
      <w:szCs w:val="24"/>
      <w14:ligatures w14:val="standardContextual"/>
    </w:rPr>
  </w:style>
  <w:style w:type="paragraph" w:customStyle="1" w:styleId="5E8ED021552F4108AEBD9B45F3312B55">
    <w:name w:val="5E8ED021552F4108AEBD9B45F3312B55"/>
    <w:rsid w:val="003C1AF1"/>
    <w:pPr>
      <w:spacing w:line="278" w:lineRule="auto"/>
    </w:pPr>
    <w:rPr>
      <w:kern w:val="2"/>
      <w:sz w:val="24"/>
      <w:szCs w:val="24"/>
      <w14:ligatures w14:val="standardContextual"/>
    </w:rPr>
  </w:style>
  <w:style w:type="paragraph" w:customStyle="1" w:styleId="82446124E72C4E6E9C088D7E104AC60D">
    <w:name w:val="82446124E72C4E6E9C088D7E104AC60D"/>
    <w:rsid w:val="003C1AF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rowe Color Palette">
      <a:dk1>
        <a:srgbClr val="000000"/>
      </a:dk1>
      <a:lt1>
        <a:srgbClr val="FFFFFF"/>
      </a:lt1>
      <a:dk2>
        <a:srgbClr val="666666"/>
      </a:dk2>
      <a:lt2>
        <a:srgbClr val="CCCCCC"/>
      </a:lt2>
      <a:accent1>
        <a:srgbClr val="002D62"/>
      </a:accent1>
      <a:accent2>
        <a:srgbClr val="FDB913"/>
      </a:accent2>
      <a:accent3>
        <a:srgbClr val="55C5E9"/>
      </a:accent3>
      <a:accent4>
        <a:srgbClr val="00AB8E"/>
      </a:accent4>
      <a:accent5>
        <a:srgbClr val="CC3333"/>
      </a:accent5>
      <a:accent6>
        <a:srgbClr val="FFFFFF"/>
      </a:accent6>
      <a:hlink>
        <a:srgbClr val="FDB913"/>
      </a:hlink>
      <a:folHlink>
        <a:srgbClr val="FDB913"/>
      </a:folHlink>
    </a:clrScheme>
    <a:fontScheme name="Crow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0FEAB114408E489B4879FFAD9C798B" ma:contentTypeVersion="30" ma:contentTypeDescription="Create a new document." ma:contentTypeScope="" ma:versionID="f79f13018020d7691b650320a40b8dc6">
  <xsd:schema xmlns:xsd="http://www.w3.org/2001/XMLSchema" xmlns:xs="http://www.w3.org/2001/XMLSchema" xmlns:p="http://schemas.microsoft.com/office/2006/metadata/properties" xmlns:ns2="61152c2f-c674-4b84-9c2e-785f3793c16c" xmlns:ns3="20232593-36ca-4782-bc03-ffaeac2fa280" targetNamespace="http://schemas.microsoft.com/office/2006/metadata/properties" ma:root="true" ma:fieldsID="a3aacea9a7f9b2115d22945ce1c9852b" ns2:_="" ns3:_="">
    <xsd:import namespace="61152c2f-c674-4b84-9c2e-785f3793c16c"/>
    <xsd:import namespace="20232593-36ca-4782-bc03-ffaeac2fa2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FrequencyinProject" minOccurs="0"/>
                <xsd:element ref="ns2:Frequency" minOccurs="0"/>
                <xsd:element ref="ns2:MediaServiceLocation" minOccurs="0"/>
                <xsd:element ref="ns2:test" minOccurs="0"/>
                <xsd:element ref="ns2:Hours" minOccurs="0"/>
                <xsd:element ref="ns2:organizer"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152c2f-c674-4b84-9c2e-785f3793c1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requencyinProject" ma:index="20" nillable="true" ma:displayName="Frequency in Project" ma:format="Dropdown" ma:internalName="FrequencyinProject">
      <xsd:simpleType>
        <xsd:restriction base="dms:Text">
          <xsd:maxLength value="255"/>
        </xsd:restriction>
      </xsd:simpleType>
    </xsd:element>
    <xsd:element name="Frequency" ma:index="21" nillable="true" ma:displayName="Frequency" ma:format="Dropdown" ma:internalName="Frequency">
      <xsd:simpleType>
        <xsd:restriction base="dms:Choice">
          <xsd:enumeration value="Once"/>
          <xsd:enumeration value="Weekly"/>
          <xsd:enumeration value="Monthly"/>
          <xsd:enumeration value="As Needed"/>
        </xsd:restriction>
      </xsd:simpleType>
    </xsd:element>
    <xsd:element name="MediaServiceLocation" ma:index="22" nillable="true" ma:displayName="Location" ma:internalName="MediaServiceLocation" ma:readOnly="true">
      <xsd:simpleType>
        <xsd:restriction base="dms:Text"/>
      </xsd:simpleType>
    </xsd:element>
    <xsd:element name="test" ma:index="23" nillable="true" ma:displayName="test" ma:format="Dropdown" ma:internalName="test">
      <xsd:simpleType>
        <xsd:restriction base="dms:Text">
          <xsd:maxLength value="255"/>
        </xsd:restriction>
      </xsd:simpleType>
    </xsd:element>
    <xsd:element name="Hours" ma:index="24" nillable="true" ma:displayName="Hours" ma:format="Dropdown" ma:internalName="Hours" ma:percentage="FALSE">
      <xsd:simpleType>
        <xsd:restriction base="dms:Number"/>
      </xsd:simpleType>
    </xsd:element>
    <xsd:element name="organizer" ma:index="25" nillable="true" ma:displayName="Owner" ma:format="Dropdown" ma:internalName="organizer">
      <xsd:simpleType>
        <xsd:restriction base="dms:Text">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997cd7d-6c1d-4eee-96e1-49f110665ac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_Flow_SignoffStatus" ma:index="31" nillable="true" ma:displayName="Sign-off status" ma:internalName="Sign_x002d_off_x0020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232593-36ca-4782-bc03-ffaeac2fa28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6241e6db-a37d-4d54-9cb8-d119529573aa}" ma:internalName="TaxCatchAll" ma:showField="CatchAllData" ma:web="20232593-36ca-4782-bc03-ffaeac2fa2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st xmlns="61152c2f-c674-4b84-9c2e-785f3793c16c" xsi:nil="true"/>
    <Frequency xmlns="61152c2f-c674-4b84-9c2e-785f3793c16c" xsi:nil="true"/>
    <Hours xmlns="61152c2f-c674-4b84-9c2e-785f3793c16c" xsi:nil="true"/>
    <organizer xmlns="61152c2f-c674-4b84-9c2e-785f3793c16c" xsi:nil="true"/>
    <FrequencyinProject xmlns="61152c2f-c674-4b84-9c2e-785f3793c16c" xsi:nil="true"/>
    <SharedWithUsers xmlns="20232593-36ca-4782-bc03-ffaeac2fa280">
      <UserInfo>
        <DisplayName>Leonardo, Sarah</DisplayName>
        <AccountId>431</AccountId>
        <AccountType/>
      </UserInfo>
    </SharedWithUsers>
    <TaxCatchAll xmlns="20232593-36ca-4782-bc03-ffaeac2fa280" xsi:nil="true"/>
    <lcf76f155ced4ddcb4097134ff3c332f xmlns="61152c2f-c674-4b84-9c2e-785f3793c16c">
      <Terms xmlns="http://schemas.microsoft.com/office/infopath/2007/PartnerControls"/>
    </lcf76f155ced4ddcb4097134ff3c332f>
    <_Flow_SignoffStatus xmlns="61152c2f-c674-4b84-9c2e-785f3793c16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08D254-77D3-4EF7-9FB5-486C2C194AD5}">
  <ds:schemaRefs>
    <ds:schemaRef ds:uri="http://schemas.microsoft.com/sharepoint/v3/contenttype/forms"/>
  </ds:schemaRefs>
</ds:datastoreItem>
</file>

<file path=customXml/itemProps3.xml><?xml version="1.0" encoding="utf-8"?>
<ds:datastoreItem xmlns:ds="http://schemas.openxmlformats.org/officeDocument/2006/customXml" ds:itemID="{80B277F4-88D4-4FCD-8213-842343478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152c2f-c674-4b84-9c2e-785f3793c16c"/>
    <ds:schemaRef ds:uri="20232593-36ca-4782-bc03-ffaeac2fa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4DBBC7-AFFF-47EB-8BB1-3D5B94894686}">
  <ds:schemaRefs>
    <ds:schemaRef ds:uri="http://schemas.microsoft.com/office/2006/metadata/properties"/>
    <ds:schemaRef ds:uri="http://schemas.microsoft.com/office/infopath/2007/PartnerControls"/>
    <ds:schemaRef ds:uri="61152c2f-c674-4b84-9c2e-785f3793c16c"/>
    <ds:schemaRef ds:uri="20232593-36ca-4782-bc03-ffaeac2fa280"/>
  </ds:schemaRefs>
</ds:datastoreItem>
</file>

<file path=customXml/itemProps5.xml><?xml version="1.0" encoding="utf-8"?>
<ds:datastoreItem xmlns:ds="http://schemas.openxmlformats.org/officeDocument/2006/customXml" ds:itemID="{CA49E65B-C1FD-4D07-B2F7-870202E4D105}">
  <ds:schemaRefs>
    <ds:schemaRef ds:uri="http://schemas.openxmlformats.org/officeDocument/2006/bibliography"/>
  </ds:schemaRefs>
</ds:datastoreItem>
</file>

<file path=docMetadata/LabelInfo.xml><?xml version="1.0" encoding="utf-8"?>
<clbl:labelList xmlns:clbl="http://schemas.microsoft.com/office/2020/mipLabelMetadata">
  <clbl:label id="{6ff60d36-925f-4785-a854-510f909ee561}" enabled="0" method="" siteId="{6ff60d36-925f-4785-a854-510f909ee561}"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12</Pages>
  <Words>1500</Words>
  <Characters>8135</Characters>
  <Application>Microsoft Office Word</Application>
  <DocSecurity>0</DocSecurity>
  <Lines>301</Lines>
  <Paragraphs>247</Paragraphs>
  <ScaleCrop>false</ScaleCrop>
  <HeadingPairs>
    <vt:vector size="2" baseType="variant">
      <vt:variant>
        <vt:lpstr>Title</vt:lpstr>
      </vt:variant>
      <vt:variant>
        <vt:i4>1</vt:i4>
      </vt:variant>
    </vt:vector>
  </HeadingPairs>
  <TitlesOfParts>
    <vt:vector size="1" baseType="lpstr">
      <vt:lpstr>Functional Design</vt:lpstr>
    </vt:vector>
  </TitlesOfParts>
  <Company>AIR</Company>
  <LinksUpToDate>false</LinksUpToDate>
  <CharactersWithSpaces>9388</CharactersWithSpaces>
  <SharedDoc>false</SharedDoc>
  <HLinks>
    <vt:vector size="126" baseType="variant">
      <vt:variant>
        <vt:i4>1507387</vt:i4>
      </vt:variant>
      <vt:variant>
        <vt:i4>122</vt:i4>
      </vt:variant>
      <vt:variant>
        <vt:i4>0</vt:i4>
      </vt:variant>
      <vt:variant>
        <vt:i4>5</vt:i4>
      </vt:variant>
      <vt:variant>
        <vt:lpwstr/>
      </vt:variant>
      <vt:variant>
        <vt:lpwstr>_Toc82785319</vt:lpwstr>
      </vt:variant>
      <vt:variant>
        <vt:i4>1441851</vt:i4>
      </vt:variant>
      <vt:variant>
        <vt:i4>116</vt:i4>
      </vt:variant>
      <vt:variant>
        <vt:i4>0</vt:i4>
      </vt:variant>
      <vt:variant>
        <vt:i4>5</vt:i4>
      </vt:variant>
      <vt:variant>
        <vt:lpwstr/>
      </vt:variant>
      <vt:variant>
        <vt:lpwstr>_Toc82785318</vt:lpwstr>
      </vt:variant>
      <vt:variant>
        <vt:i4>1638459</vt:i4>
      </vt:variant>
      <vt:variant>
        <vt:i4>110</vt:i4>
      </vt:variant>
      <vt:variant>
        <vt:i4>0</vt:i4>
      </vt:variant>
      <vt:variant>
        <vt:i4>5</vt:i4>
      </vt:variant>
      <vt:variant>
        <vt:lpwstr/>
      </vt:variant>
      <vt:variant>
        <vt:lpwstr>_Toc82785317</vt:lpwstr>
      </vt:variant>
      <vt:variant>
        <vt:i4>1572923</vt:i4>
      </vt:variant>
      <vt:variant>
        <vt:i4>104</vt:i4>
      </vt:variant>
      <vt:variant>
        <vt:i4>0</vt:i4>
      </vt:variant>
      <vt:variant>
        <vt:i4>5</vt:i4>
      </vt:variant>
      <vt:variant>
        <vt:lpwstr/>
      </vt:variant>
      <vt:variant>
        <vt:lpwstr>_Toc82785316</vt:lpwstr>
      </vt:variant>
      <vt:variant>
        <vt:i4>1769531</vt:i4>
      </vt:variant>
      <vt:variant>
        <vt:i4>98</vt:i4>
      </vt:variant>
      <vt:variant>
        <vt:i4>0</vt:i4>
      </vt:variant>
      <vt:variant>
        <vt:i4>5</vt:i4>
      </vt:variant>
      <vt:variant>
        <vt:lpwstr/>
      </vt:variant>
      <vt:variant>
        <vt:lpwstr>_Toc82785315</vt:lpwstr>
      </vt:variant>
      <vt:variant>
        <vt:i4>1703995</vt:i4>
      </vt:variant>
      <vt:variant>
        <vt:i4>92</vt:i4>
      </vt:variant>
      <vt:variant>
        <vt:i4>0</vt:i4>
      </vt:variant>
      <vt:variant>
        <vt:i4>5</vt:i4>
      </vt:variant>
      <vt:variant>
        <vt:lpwstr/>
      </vt:variant>
      <vt:variant>
        <vt:lpwstr>_Toc82785314</vt:lpwstr>
      </vt:variant>
      <vt:variant>
        <vt:i4>1900603</vt:i4>
      </vt:variant>
      <vt:variant>
        <vt:i4>86</vt:i4>
      </vt:variant>
      <vt:variant>
        <vt:i4>0</vt:i4>
      </vt:variant>
      <vt:variant>
        <vt:i4>5</vt:i4>
      </vt:variant>
      <vt:variant>
        <vt:lpwstr/>
      </vt:variant>
      <vt:variant>
        <vt:lpwstr>_Toc82785313</vt:lpwstr>
      </vt:variant>
      <vt:variant>
        <vt:i4>1835067</vt:i4>
      </vt:variant>
      <vt:variant>
        <vt:i4>80</vt:i4>
      </vt:variant>
      <vt:variant>
        <vt:i4>0</vt:i4>
      </vt:variant>
      <vt:variant>
        <vt:i4>5</vt:i4>
      </vt:variant>
      <vt:variant>
        <vt:lpwstr/>
      </vt:variant>
      <vt:variant>
        <vt:lpwstr>_Toc82785312</vt:lpwstr>
      </vt:variant>
      <vt:variant>
        <vt:i4>2031675</vt:i4>
      </vt:variant>
      <vt:variant>
        <vt:i4>74</vt:i4>
      </vt:variant>
      <vt:variant>
        <vt:i4>0</vt:i4>
      </vt:variant>
      <vt:variant>
        <vt:i4>5</vt:i4>
      </vt:variant>
      <vt:variant>
        <vt:lpwstr/>
      </vt:variant>
      <vt:variant>
        <vt:lpwstr>_Toc82785311</vt:lpwstr>
      </vt:variant>
      <vt:variant>
        <vt:i4>1966139</vt:i4>
      </vt:variant>
      <vt:variant>
        <vt:i4>68</vt:i4>
      </vt:variant>
      <vt:variant>
        <vt:i4>0</vt:i4>
      </vt:variant>
      <vt:variant>
        <vt:i4>5</vt:i4>
      </vt:variant>
      <vt:variant>
        <vt:lpwstr/>
      </vt:variant>
      <vt:variant>
        <vt:lpwstr>_Toc82785310</vt:lpwstr>
      </vt:variant>
      <vt:variant>
        <vt:i4>1507386</vt:i4>
      </vt:variant>
      <vt:variant>
        <vt:i4>62</vt:i4>
      </vt:variant>
      <vt:variant>
        <vt:i4>0</vt:i4>
      </vt:variant>
      <vt:variant>
        <vt:i4>5</vt:i4>
      </vt:variant>
      <vt:variant>
        <vt:lpwstr/>
      </vt:variant>
      <vt:variant>
        <vt:lpwstr>_Toc82785309</vt:lpwstr>
      </vt:variant>
      <vt:variant>
        <vt:i4>1441850</vt:i4>
      </vt:variant>
      <vt:variant>
        <vt:i4>56</vt:i4>
      </vt:variant>
      <vt:variant>
        <vt:i4>0</vt:i4>
      </vt:variant>
      <vt:variant>
        <vt:i4>5</vt:i4>
      </vt:variant>
      <vt:variant>
        <vt:lpwstr/>
      </vt:variant>
      <vt:variant>
        <vt:lpwstr>_Toc82785308</vt:lpwstr>
      </vt:variant>
      <vt:variant>
        <vt:i4>1638458</vt:i4>
      </vt:variant>
      <vt:variant>
        <vt:i4>50</vt:i4>
      </vt:variant>
      <vt:variant>
        <vt:i4>0</vt:i4>
      </vt:variant>
      <vt:variant>
        <vt:i4>5</vt:i4>
      </vt:variant>
      <vt:variant>
        <vt:lpwstr/>
      </vt:variant>
      <vt:variant>
        <vt:lpwstr>_Toc82785307</vt:lpwstr>
      </vt:variant>
      <vt:variant>
        <vt:i4>1572922</vt:i4>
      </vt:variant>
      <vt:variant>
        <vt:i4>44</vt:i4>
      </vt:variant>
      <vt:variant>
        <vt:i4>0</vt:i4>
      </vt:variant>
      <vt:variant>
        <vt:i4>5</vt:i4>
      </vt:variant>
      <vt:variant>
        <vt:lpwstr/>
      </vt:variant>
      <vt:variant>
        <vt:lpwstr>_Toc82785306</vt:lpwstr>
      </vt:variant>
      <vt:variant>
        <vt:i4>1769530</vt:i4>
      </vt:variant>
      <vt:variant>
        <vt:i4>38</vt:i4>
      </vt:variant>
      <vt:variant>
        <vt:i4>0</vt:i4>
      </vt:variant>
      <vt:variant>
        <vt:i4>5</vt:i4>
      </vt:variant>
      <vt:variant>
        <vt:lpwstr/>
      </vt:variant>
      <vt:variant>
        <vt:lpwstr>_Toc82785305</vt:lpwstr>
      </vt:variant>
      <vt:variant>
        <vt:i4>1703994</vt:i4>
      </vt:variant>
      <vt:variant>
        <vt:i4>32</vt:i4>
      </vt:variant>
      <vt:variant>
        <vt:i4>0</vt:i4>
      </vt:variant>
      <vt:variant>
        <vt:i4>5</vt:i4>
      </vt:variant>
      <vt:variant>
        <vt:lpwstr/>
      </vt:variant>
      <vt:variant>
        <vt:lpwstr>_Toc82785304</vt:lpwstr>
      </vt:variant>
      <vt:variant>
        <vt:i4>1900602</vt:i4>
      </vt:variant>
      <vt:variant>
        <vt:i4>26</vt:i4>
      </vt:variant>
      <vt:variant>
        <vt:i4>0</vt:i4>
      </vt:variant>
      <vt:variant>
        <vt:i4>5</vt:i4>
      </vt:variant>
      <vt:variant>
        <vt:lpwstr/>
      </vt:variant>
      <vt:variant>
        <vt:lpwstr>_Toc82785303</vt:lpwstr>
      </vt:variant>
      <vt:variant>
        <vt:i4>1835066</vt:i4>
      </vt:variant>
      <vt:variant>
        <vt:i4>20</vt:i4>
      </vt:variant>
      <vt:variant>
        <vt:i4>0</vt:i4>
      </vt:variant>
      <vt:variant>
        <vt:i4>5</vt:i4>
      </vt:variant>
      <vt:variant>
        <vt:lpwstr/>
      </vt:variant>
      <vt:variant>
        <vt:lpwstr>_Toc82785302</vt:lpwstr>
      </vt:variant>
      <vt:variant>
        <vt:i4>2031674</vt:i4>
      </vt:variant>
      <vt:variant>
        <vt:i4>14</vt:i4>
      </vt:variant>
      <vt:variant>
        <vt:i4>0</vt:i4>
      </vt:variant>
      <vt:variant>
        <vt:i4>5</vt:i4>
      </vt:variant>
      <vt:variant>
        <vt:lpwstr/>
      </vt:variant>
      <vt:variant>
        <vt:lpwstr>_Toc82785301</vt:lpwstr>
      </vt:variant>
      <vt:variant>
        <vt:i4>917528</vt:i4>
      </vt:variant>
      <vt:variant>
        <vt:i4>8</vt:i4>
      </vt:variant>
      <vt:variant>
        <vt:i4>0</vt:i4>
      </vt:variant>
      <vt:variant>
        <vt:i4>5</vt:i4>
      </vt:variant>
      <vt:variant>
        <vt:lpwstr>https://crowe-my.sharepoint.com/personal/grant_ludema_crowe_com/Documents/Documents/NetSuite Example FDD.docx</vt:lpwstr>
      </vt:variant>
      <vt:variant>
        <vt:lpwstr>_Toc82785300</vt:lpwstr>
      </vt:variant>
      <vt:variant>
        <vt:i4>393233</vt:i4>
      </vt:variant>
      <vt:variant>
        <vt:i4>2</vt:i4>
      </vt:variant>
      <vt:variant>
        <vt:i4>0</vt:i4>
      </vt:variant>
      <vt:variant>
        <vt:i4>5</vt:i4>
      </vt:variant>
      <vt:variant>
        <vt:lpwstr>https://crowe-my.sharepoint.com/personal/grant_ludema_crowe_com/Documents/Documents/NetSuite Example FDD.docx</vt:lpwstr>
      </vt:variant>
      <vt:variant>
        <vt:lpwstr>_Toc82785299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Design</dc:title>
  <dc:subject/>
  <dc:creator>Kaiser, Jared</dc:creator>
  <cp:keywords/>
  <dc:description/>
  <cp:lastModifiedBy>Faust, Austin</cp:lastModifiedBy>
  <cp:revision>7</cp:revision>
  <cp:lastPrinted>2018-04-03T10:38:00Z</cp:lastPrinted>
  <dcterms:created xsi:type="dcterms:W3CDTF">2026-02-05T20:26:00Z</dcterms:created>
  <dcterms:modified xsi:type="dcterms:W3CDTF">2026-02-05T20:43:00Z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linkTarget="_Toc505249589">
    <vt:lpwstr>Functional Design.Mandatory Market Sectors, Departments, and Locations Based on GL Account</vt:lpwstr>
  </property>
  <property fmtid="{D5CDD505-2E9C-101B-9397-08002B2CF9AE}" pid="3" name="ContentTypeId">
    <vt:lpwstr>0x0101007B0FEAB114408E489B4879FFAD9C798B</vt:lpwstr>
  </property>
  <property fmtid="{D5CDD505-2E9C-101B-9397-08002B2CF9AE}" pid="4" name="MediaServiceImageTags">
    <vt:lpwstr/>
  </property>
  <property fmtid="{D5CDD505-2E9C-101B-9397-08002B2CF9AE}" pid="5" name="docLang">
    <vt:lpwstr>en</vt:lpwstr>
  </property>
</Properties>
</file>